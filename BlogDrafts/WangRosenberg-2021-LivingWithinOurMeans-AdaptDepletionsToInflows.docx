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D5DCC" w14:textId="77777777" w:rsidR="00694DB2" w:rsidRDefault="00A96C8A" w:rsidP="00A96C8A">
      <w:pPr>
        <w:spacing w:after="0" w:line="240" w:lineRule="auto"/>
        <w:jc w:val="center"/>
        <w:rPr>
          <w:rFonts w:ascii="Times New Roman" w:eastAsia="Times New Roman" w:hAnsi="Times New Roman" w:cs="Times New Roman"/>
          <w:b/>
          <w:bCs/>
          <w:color w:val="000000"/>
          <w:sz w:val="28"/>
          <w:szCs w:val="28"/>
        </w:rPr>
      </w:pPr>
      <w:r w:rsidRPr="00A96C8A">
        <w:rPr>
          <w:rFonts w:ascii="Times New Roman" w:eastAsia="Times New Roman" w:hAnsi="Times New Roman" w:cs="Times New Roman"/>
          <w:b/>
          <w:bCs/>
          <w:color w:val="000000"/>
          <w:sz w:val="28"/>
          <w:szCs w:val="28"/>
        </w:rPr>
        <w:t xml:space="preserve">Living within </w:t>
      </w:r>
      <w:r w:rsidR="0047572C">
        <w:rPr>
          <w:rFonts w:ascii="Times New Roman" w:eastAsia="Times New Roman" w:hAnsi="Times New Roman" w:cs="Times New Roman"/>
          <w:b/>
          <w:bCs/>
          <w:color w:val="000000"/>
          <w:sz w:val="28"/>
          <w:szCs w:val="28"/>
        </w:rPr>
        <w:t>o</w:t>
      </w:r>
      <w:r w:rsidR="0047572C" w:rsidRPr="00A96C8A">
        <w:rPr>
          <w:rFonts w:ascii="Times New Roman" w:eastAsia="Times New Roman" w:hAnsi="Times New Roman" w:cs="Times New Roman"/>
          <w:b/>
          <w:bCs/>
          <w:color w:val="000000"/>
          <w:sz w:val="28"/>
          <w:szCs w:val="28"/>
        </w:rPr>
        <w:t xml:space="preserve">ur </w:t>
      </w:r>
      <w:r w:rsidRPr="00A96C8A">
        <w:rPr>
          <w:rFonts w:ascii="Times New Roman" w:eastAsia="Times New Roman" w:hAnsi="Times New Roman" w:cs="Times New Roman"/>
          <w:b/>
          <w:bCs/>
          <w:color w:val="000000"/>
          <w:sz w:val="28"/>
          <w:szCs w:val="28"/>
        </w:rPr>
        <w:t>Means:</w:t>
      </w:r>
    </w:p>
    <w:p w14:paraId="1FAAFDC7" w14:textId="1E0380B5" w:rsidR="006613C2" w:rsidRPr="00A96C8A" w:rsidRDefault="00A96C8A" w:rsidP="00A96C8A">
      <w:pPr>
        <w:spacing w:after="0" w:line="240" w:lineRule="auto"/>
        <w:jc w:val="center"/>
        <w:rPr>
          <w:rFonts w:ascii="Times New Roman" w:eastAsia="Times New Roman" w:hAnsi="Times New Roman" w:cs="Times New Roman"/>
          <w:b/>
          <w:bCs/>
          <w:color w:val="000000"/>
          <w:sz w:val="28"/>
          <w:szCs w:val="28"/>
        </w:rPr>
      </w:pPr>
      <w:r w:rsidRPr="00A96C8A">
        <w:rPr>
          <w:rFonts w:ascii="Times New Roman" w:eastAsia="Times New Roman" w:hAnsi="Times New Roman" w:cs="Times New Roman"/>
          <w:b/>
          <w:bCs/>
          <w:color w:val="000000"/>
          <w:sz w:val="28"/>
          <w:szCs w:val="28"/>
        </w:rPr>
        <w:t>Adapting Colorado River Basin depletions to available water</w:t>
      </w:r>
      <w:r w:rsidR="00131D1F" w:rsidRPr="003F6374">
        <w:rPr>
          <w:rFonts w:ascii="Times New Roman" w:eastAsia="Times New Roman" w:hAnsi="Times New Roman" w:cs="Times New Roman"/>
          <w:b/>
          <w:bCs/>
          <w:color w:val="000000"/>
          <w:sz w:val="28"/>
          <w:szCs w:val="28"/>
        </w:rPr>
        <w:t xml:space="preserve"> </w:t>
      </w:r>
    </w:p>
    <w:p w14:paraId="16CC01EE" w14:textId="77777777" w:rsidR="00A96C8A" w:rsidRDefault="00A96C8A" w:rsidP="003F6374">
      <w:pPr>
        <w:spacing w:after="0" w:line="240" w:lineRule="auto"/>
        <w:rPr>
          <w:rFonts w:ascii="Times New Roman" w:eastAsia="Times New Roman" w:hAnsi="Times New Roman" w:cs="Times New Roman"/>
          <w:sz w:val="24"/>
          <w:szCs w:val="24"/>
        </w:rPr>
      </w:pPr>
    </w:p>
    <w:p w14:paraId="7355162E" w14:textId="4CEDC8AC" w:rsidR="00A25C86" w:rsidRDefault="00A25C86"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Jian Wang</w:t>
      </w:r>
      <w:r w:rsidR="000F17E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David </w:t>
      </w:r>
      <w:r w:rsidR="00726A16">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Rosenberg</w:t>
      </w:r>
    </w:p>
    <w:p w14:paraId="59385A3B" w14:textId="299C3FEA" w:rsidR="00694DB2" w:rsidRDefault="00870FD8" w:rsidP="00A25C86">
      <w:pPr>
        <w:spacing w:after="0" w:line="240" w:lineRule="auto"/>
        <w:jc w:val="center"/>
        <w:rPr>
          <w:rFonts w:ascii="Times New Roman" w:eastAsia="Times New Roman" w:hAnsi="Times New Roman" w:cs="Times New Roman"/>
          <w:sz w:val="24"/>
          <w:szCs w:val="24"/>
        </w:rPr>
      </w:pPr>
      <w:hyperlink r:id="rId6" w:history="1">
        <w:r w:rsidR="00694DB2" w:rsidRPr="00071F01">
          <w:rPr>
            <w:rStyle w:val="Hyperlink"/>
            <w:rFonts w:ascii="Times New Roman" w:eastAsia="Times New Roman" w:hAnsi="Times New Roman" w:cs="Times New Roman"/>
            <w:sz w:val="24"/>
            <w:szCs w:val="24"/>
          </w:rPr>
          <w:t>jian.wang@usu.edu</w:t>
        </w:r>
      </w:hyperlink>
      <w:r w:rsidR="00694DB2">
        <w:rPr>
          <w:rFonts w:ascii="Times New Roman" w:eastAsia="Times New Roman" w:hAnsi="Times New Roman" w:cs="Times New Roman"/>
          <w:sz w:val="24"/>
          <w:szCs w:val="24"/>
        </w:rPr>
        <w:t xml:space="preserve">, </w:t>
      </w:r>
      <w:hyperlink r:id="rId7" w:history="1">
        <w:r w:rsidR="00694DB2" w:rsidRPr="00071F01">
          <w:rPr>
            <w:rStyle w:val="Hyperlink"/>
            <w:rFonts w:ascii="Times New Roman" w:eastAsia="Times New Roman" w:hAnsi="Times New Roman" w:cs="Times New Roman"/>
            <w:sz w:val="24"/>
            <w:szCs w:val="24"/>
          </w:rPr>
          <w:t>david.rosenberg@usu.edu</w:t>
        </w:r>
      </w:hyperlink>
      <w:r w:rsidR="00694DB2">
        <w:rPr>
          <w:rFonts w:ascii="Times New Roman" w:eastAsia="Times New Roman" w:hAnsi="Times New Roman" w:cs="Times New Roman"/>
          <w:sz w:val="24"/>
          <w:szCs w:val="24"/>
        </w:rPr>
        <w:t xml:space="preserve"> </w:t>
      </w:r>
    </w:p>
    <w:p w14:paraId="4B5C8EC3" w14:textId="4B528D99" w:rsidR="00206ADC"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Water Research Laboratory</w:t>
      </w:r>
    </w:p>
    <w:p w14:paraId="390EF2C9" w14:textId="2FC04CD2" w:rsidR="00206ADC" w:rsidRPr="003F6374"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State University</w:t>
      </w:r>
    </w:p>
    <w:p w14:paraId="6A7B1A2B"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192B5E0" w14:textId="26F35704" w:rsidR="006613C2"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Abstract: </w:t>
      </w:r>
    </w:p>
    <w:p w14:paraId="625DA1DE" w14:textId="116E4870" w:rsidR="00A96C8A" w:rsidRPr="00B640E6" w:rsidRDefault="00A96C8A" w:rsidP="00B640E6">
      <w:pPr>
        <w:spacing w:after="120" w:line="300" w:lineRule="auto"/>
        <w:rPr>
          <w:rFonts w:ascii="Times New Roman" w:eastAsia="Times New Roman" w:hAnsi="Times New Roman" w:cs="Times New Roman"/>
          <w:color w:val="000000"/>
        </w:rPr>
      </w:pPr>
      <w:r w:rsidRPr="00B640E6">
        <w:rPr>
          <w:rFonts w:ascii="Times New Roman" w:eastAsia="Times New Roman" w:hAnsi="Times New Roman" w:cs="Times New Roman"/>
          <w:color w:val="000000"/>
        </w:rPr>
        <w:t>Over any time period, the inflows to minus the depletions from any controlled area must equal the change of storage. When users' aspirations to deplete water exceed inflows, water managers must either a) draw down reservoir storage to meet some or all of users’ demands</w:t>
      </w:r>
      <w:r w:rsidR="0047572C">
        <w:rPr>
          <w:rFonts w:ascii="Times New Roman" w:eastAsia="Times New Roman" w:hAnsi="Times New Roman" w:cs="Times New Roman"/>
          <w:color w:val="000000"/>
        </w:rPr>
        <w:t>, or b) cut back customary deliveries to adapt to inflows and stabilize reservoir storage</w:t>
      </w:r>
      <w:r w:rsidRPr="00B640E6">
        <w:rPr>
          <w:rFonts w:ascii="Times New Roman" w:eastAsia="Times New Roman" w:hAnsi="Times New Roman" w:cs="Times New Roman"/>
          <w:color w:val="000000"/>
        </w:rPr>
        <w:t xml:space="preserve">. We use a new open-source, Python reservoir model for the Colorado River Basin to simulate </w:t>
      </w:r>
      <w:r w:rsidR="008A4CE7">
        <w:rPr>
          <w:rFonts w:ascii="Times New Roman" w:eastAsia="Times New Roman" w:hAnsi="Times New Roman" w:cs="Times New Roman"/>
          <w:color w:val="000000"/>
        </w:rPr>
        <w:t xml:space="preserve">new </w:t>
      </w:r>
      <w:r w:rsidR="001575EF">
        <w:rPr>
          <w:rFonts w:ascii="Times New Roman" w:eastAsia="Times New Roman" w:hAnsi="Times New Roman" w:cs="Times New Roman"/>
          <w:color w:val="000000"/>
        </w:rPr>
        <w:t>demonstrative</w:t>
      </w:r>
      <w:r w:rsidR="0047572C">
        <w:rPr>
          <w:rFonts w:ascii="Times New Roman" w:eastAsia="Times New Roman" w:hAnsi="Times New Roman" w:cs="Times New Roman"/>
          <w:color w:val="000000"/>
        </w:rPr>
        <w:t xml:space="preserve"> adaptive reservoir operations across </w:t>
      </w:r>
      <w:r w:rsidRPr="00B640E6">
        <w:rPr>
          <w:rFonts w:ascii="Times New Roman" w:eastAsia="Times New Roman" w:hAnsi="Times New Roman" w:cs="Times New Roman"/>
          <w:color w:val="000000"/>
        </w:rPr>
        <w:t>many short-duration, severe flow sequences observed or reconstructed between 141</w:t>
      </w:r>
      <w:r w:rsidR="00734240" w:rsidRPr="00B640E6">
        <w:rPr>
          <w:rFonts w:ascii="Times New Roman" w:eastAsia="Times New Roman" w:hAnsi="Times New Roman" w:cs="Times New Roman"/>
          <w:color w:val="000000"/>
        </w:rPr>
        <w:t>6</w:t>
      </w:r>
      <w:r w:rsidRPr="00B640E6">
        <w:rPr>
          <w:rFonts w:ascii="Times New Roman" w:eastAsia="Times New Roman" w:hAnsi="Times New Roman" w:cs="Times New Roman"/>
          <w:color w:val="000000"/>
        </w:rPr>
        <w:t xml:space="preserve"> and 2020. Results show: 1) the existing rules to operate Lake Powell and Lake Mead will draw down both reservoirs to their critical storages of 6.0 million acre-feet (3,525 and 1,025 feet) in 3 to 5 years. 2) </w:t>
      </w:r>
      <w:r w:rsidR="008A4CE7">
        <w:rPr>
          <w:rFonts w:ascii="Times New Roman" w:eastAsia="Times New Roman" w:hAnsi="Times New Roman" w:cs="Times New Roman"/>
          <w:color w:val="000000"/>
        </w:rPr>
        <w:t>Triggering</w:t>
      </w:r>
      <w:r w:rsidRPr="00B640E6">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the new rule </w:t>
      </w:r>
      <w:r w:rsidRPr="00B640E6">
        <w:rPr>
          <w:rFonts w:ascii="Times New Roman" w:eastAsia="Times New Roman" w:hAnsi="Times New Roman" w:cs="Times New Roman"/>
          <w:color w:val="000000"/>
        </w:rPr>
        <w:t xml:space="preserve">at a Lake Mead </w:t>
      </w:r>
      <w:r w:rsidR="009574A8" w:rsidRPr="00B640E6">
        <w:rPr>
          <w:rFonts w:ascii="Times New Roman" w:eastAsia="Times New Roman" w:hAnsi="Times New Roman" w:cs="Times New Roman"/>
          <w:color w:val="000000"/>
        </w:rPr>
        <w:t>elevation</w:t>
      </w:r>
      <w:r w:rsidRPr="00B640E6">
        <w:rPr>
          <w:rFonts w:ascii="Times New Roman" w:eastAsia="Times New Roman" w:hAnsi="Times New Roman" w:cs="Times New Roman"/>
          <w:color w:val="000000"/>
        </w:rPr>
        <w:t xml:space="preserve"> of 1,060 feet </w:t>
      </w:r>
      <w:r w:rsidR="008A4CE7">
        <w:rPr>
          <w:rFonts w:ascii="Times New Roman" w:eastAsia="Times New Roman" w:hAnsi="Times New Roman" w:cs="Times New Roman"/>
          <w:color w:val="000000"/>
        </w:rPr>
        <w:t>to</w:t>
      </w:r>
      <w:r w:rsidRPr="00B640E6">
        <w:rPr>
          <w:rFonts w:ascii="Times New Roman" w:eastAsia="Times New Roman" w:hAnsi="Times New Roman" w:cs="Times New Roman"/>
          <w:color w:val="000000"/>
        </w:rPr>
        <w:t xml:space="preserve"> adapt basin wide depletions to inflow can sustain both reservoirs above their critical levels for long periods of time. </w:t>
      </w:r>
      <w:r w:rsidR="008A4CE7">
        <w:rPr>
          <w:rFonts w:ascii="Times New Roman" w:eastAsia="Times New Roman" w:hAnsi="Times New Roman" w:cs="Times New Roman"/>
          <w:color w:val="000000"/>
        </w:rPr>
        <w:t>T</w:t>
      </w:r>
      <w:r w:rsidRPr="00B640E6">
        <w:rPr>
          <w:rFonts w:ascii="Times New Roman" w:eastAsia="Times New Roman" w:hAnsi="Times New Roman" w:cs="Times New Roman"/>
          <w:color w:val="000000"/>
        </w:rPr>
        <w:t xml:space="preserve">he new rule asks or requires Lower and Upper Basin users to conserve from 0.5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less to 1.0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more water than the largest mandatory cutback of 1.</w:t>
      </w:r>
      <w:r w:rsidR="001825E0">
        <w:rPr>
          <w:rFonts w:ascii="Times New Roman" w:eastAsia="Times New Roman" w:hAnsi="Times New Roman" w:cs="Times New Roman"/>
          <w:color w:val="000000"/>
        </w:rPr>
        <w:t>375</w:t>
      </w:r>
      <w:r w:rsidRPr="00B640E6">
        <w:rPr>
          <w:rFonts w:ascii="Times New Roman" w:eastAsia="Times New Roman" w:hAnsi="Times New Roman" w:cs="Times New Roman"/>
          <w:color w:val="000000"/>
        </w:rPr>
        <w:t xml:space="preserve">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w:t>
      </w:r>
      <w:r w:rsidR="00C1473B">
        <w:rPr>
          <w:rFonts w:ascii="Times New Roman" w:eastAsia="Times New Roman" w:hAnsi="Times New Roman" w:cs="Times New Roman"/>
          <w:color w:val="000000"/>
        </w:rPr>
        <w:t xml:space="preserve">To adopt these adaptive operations, the parties will need to creatively combine five water conservation principles to </w:t>
      </w:r>
      <w:r w:rsidR="00206ADC">
        <w:rPr>
          <w:rFonts w:ascii="Times New Roman" w:eastAsia="Times New Roman" w:hAnsi="Times New Roman" w:cs="Times New Roman"/>
          <w:color w:val="000000"/>
        </w:rPr>
        <w:t xml:space="preserve">convert </w:t>
      </w:r>
      <w:r w:rsidR="00C1473B">
        <w:rPr>
          <w:rFonts w:ascii="Times New Roman" w:eastAsia="Times New Roman" w:hAnsi="Times New Roman" w:cs="Times New Roman"/>
          <w:color w:val="000000"/>
        </w:rPr>
        <w:t xml:space="preserve">lose-lose </w:t>
      </w:r>
      <w:r w:rsidR="00E5123E">
        <w:rPr>
          <w:rFonts w:ascii="Times New Roman" w:eastAsia="Times New Roman" w:hAnsi="Times New Roman" w:cs="Times New Roman"/>
          <w:color w:val="000000"/>
        </w:rPr>
        <w:t>conflicts</w:t>
      </w:r>
      <w:r w:rsidR="00C1473B">
        <w:rPr>
          <w:rFonts w:ascii="Times New Roman" w:eastAsia="Times New Roman" w:hAnsi="Times New Roman" w:cs="Times New Roman"/>
          <w:color w:val="000000"/>
        </w:rPr>
        <w:t xml:space="preserve"> into </w:t>
      </w:r>
      <w:r w:rsidR="00E5123E">
        <w:rPr>
          <w:rFonts w:ascii="Times New Roman" w:eastAsia="Times New Roman" w:hAnsi="Times New Roman" w:cs="Times New Roman"/>
          <w:color w:val="000000"/>
        </w:rPr>
        <w:t>more positive processes</w:t>
      </w:r>
      <w:r w:rsidR="00C1473B">
        <w:rPr>
          <w:rFonts w:ascii="Times New Roman" w:eastAsia="Times New Roman" w:hAnsi="Times New Roman" w:cs="Times New Roman"/>
          <w:color w:val="000000"/>
        </w:rPr>
        <w:t>.</w:t>
      </w:r>
    </w:p>
    <w:p w14:paraId="4D331322" w14:textId="02022DC5"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Introduction</w:t>
      </w:r>
    </w:p>
    <w:p w14:paraId="0B845421" w14:textId="588E82E9" w:rsidR="00AD569A" w:rsidRPr="003F6374" w:rsidRDefault="003F6374" w:rsidP="000F17E4">
      <w:pPr>
        <w:spacing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Colorado River managers face a</w:t>
      </w:r>
      <w:r w:rsidR="00206ADC">
        <w:rPr>
          <w:rFonts w:ascii="Times New Roman" w:eastAsia="Times New Roman" w:hAnsi="Times New Roman" w:cs="Times New Roman"/>
          <w:color w:val="000000"/>
        </w:rPr>
        <w:t>n</w:t>
      </w:r>
      <w:r w:rsidRPr="003F6374">
        <w:rPr>
          <w:rFonts w:ascii="Times New Roman" w:eastAsia="Times New Roman" w:hAnsi="Times New Roman" w:cs="Times New Roman"/>
          <w:color w:val="000000"/>
        </w:rPr>
        <w:t xml:space="preserve"> uncertain future. </w:t>
      </w:r>
      <w:r w:rsidR="00AD569A" w:rsidRPr="003F6374">
        <w:rPr>
          <w:rFonts w:ascii="Times New Roman" w:eastAsia="Times New Roman" w:hAnsi="Times New Roman" w:cs="Times New Roman"/>
          <w:color w:val="000000"/>
        </w:rPr>
        <w:t xml:space="preserve">The river </w:t>
      </w:r>
      <w:r w:rsidR="00AD569A">
        <w:rPr>
          <w:rFonts w:ascii="Times New Roman" w:eastAsia="Times New Roman" w:hAnsi="Times New Roman" w:cs="Times New Roman"/>
          <w:color w:val="000000"/>
        </w:rPr>
        <w:t>supplies</w:t>
      </w:r>
      <w:r w:rsidR="00AD569A" w:rsidRPr="003F6374">
        <w:rPr>
          <w:rFonts w:ascii="Times New Roman" w:eastAsia="Times New Roman" w:hAnsi="Times New Roman" w:cs="Times New Roman"/>
          <w:color w:val="000000"/>
        </w:rPr>
        <w:t xml:space="preserve"> the two largest reservoirs in the country and flows through iconic landscapes such as the Grand Canyon and other national park units. Management of the river is governed by a bi-national treaty, two interstate compacts, Supreme Court decisions, laws and administrative rules, and numerous inter-party agreements collectively called the Law of the River. The Law of the River began to be codified in the 1920s</w:t>
      </w:r>
      <w:r w:rsidR="00AD569A">
        <w:rPr>
          <w:rFonts w:ascii="Times New Roman" w:eastAsia="Times New Roman" w:hAnsi="Times New Roman" w:cs="Times New Roman"/>
          <w:color w:val="000000"/>
        </w:rPr>
        <w:t>,</w:t>
      </w:r>
      <w:r w:rsidR="00AD569A" w:rsidRPr="003F6374">
        <w:rPr>
          <w:rFonts w:ascii="Times New Roman" w:eastAsia="Times New Roman" w:hAnsi="Times New Roman" w:cs="Times New Roman"/>
          <w:color w:val="000000"/>
        </w:rPr>
        <w:t xml:space="preserve"> when the Colorado River Compact was negotiated (Hundley, 1975; Kuhn and Fleck, 2019)</w:t>
      </w:r>
      <w:r w:rsidR="00AD569A">
        <w:rPr>
          <w:rFonts w:ascii="Times New Roman" w:eastAsia="Times New Roman" w:hAnsi="Times New Roman" w:cs="Times New Roman"/>
          <w:color w:val="000000"/>
        </w:rPr>
        <w:t xml:space="preserve"> and the compact intends </w:t>
      </w:r>
      <w:r w:rsidR="00AD569A" w:rsidRPr="003F6374">
        <w:rPr>
          <w:rFonts w:ascii="Times New Roman" w:eastAsia="Times New Roman" w:hAnsi="Times New Roman" w:cs="Times New Roman"/>
          <w:color w:val="000000"/>
        </w:rPr>
        <w:t xml:space="preserve">to provide certainty about the volume of water that basin states and users can divert. Today, </w:t>
      </w:r>
      <w:r w:rsidR="00206ADC">
        <w:rPr>
          <w:rFonts w:ascii="Times New Roman" w:eastAsia="Times New Roman" w:hAnsi="Times New Roman" w:cs="Times New Roman"/>
          <w:color w:val="000000"/>
        </w:rPr>
        <w:t xml:space="preserve">basin </w:t>
      </w:r>
      <w:r w:rsidR="00AD569A" w:rsidRPr="003F6374">
        <w:rPr>
          <w:rFonts w:ascii="Times New Roman" w:eastAsia="Times New Roman" w:hAnsi="Times New Roman" w:cs="Times New Roman"/>
          <w:color w:val="000000"/>
        </w:rPr>
        <w:t>runoff is decreasing (</w:t>
      </w:r>
      <w:r w:rsidR="00AD569A" w:rsidRPr="006F2ADA">
        <w:rPr>
          <w:rFonts w:ascii="Times New Roman" w:eastAsia="Times New Roman" w:hAnsi="Times New Roman" w:cs="Times New Roman"/>
          <w:color w:val="000000"/>
        </w:rPr>
        <w:t>Woodhouse</w:t>
      </w:r>
      <w:r w:rsidR="00AD569A" w:rsidRPr="00A61171">
        <w:rPr>
          <w:rFonts w:ascii="Times New Roman" w:eastAsia="Times New Roman" w:hAnsi="Times New Roman" w:cs="Times New Roman"/>
          <w:color w:val="000000"/>
        </w:rPr>
        <w:t xml:space="preserve"> et al, 2016</w:t>
      </w:r>
      <w:r w:rsidR="00AD569A">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 xml:space="preserve">Udall and </w:t>
      </w:r>
      <w:proofErr w:type="spellStart"/>
      <w:r w:rsidR="00AD569A" w:rsidRPr="003F6374">
        <w:rPr>
          <w:rFonts w:ascii="Times New Roman" w:eastAsia="Times New Roman" w:hAnsi="Times New Roman" w:cs="Times New Roman"/>
          <w:color w:val="000000"/>
        </w:rPr>
        <w:t>Overpeck</w:t>
      </w:r>
      <w:proofErr w:type="spellEnd"/>
      <w:r w:rsidR="00AD569A" w:rsidRPr="003F6374">
        <w:rPr>
          <w:rFonts w:ascii="Times New Roman" w:eastAsia="Times New Roman" w:hAnsi="Times New Roman" w:cs="Times New Roman"/>
          <w:color w:val="000000"/>
        </w:rPr>
        <w:t>, 2017; Xiao et al., 2018</w:t>
      </w:r>
      <w:r w:rsidR="00AD569A">
        <w:rPr>
          <w:rFonts w:ascii="Times New Roman" w:eastAsia="Times New Roman" w:hAnsi="Times New Roman" w:cs="Times New Roman"/>
          <w:color w:val="000000"/>
        </w:rPr>
        <w:t xml:space="preserve">; </w:t>
      </w:r>
      <w:proofErr w:type="spellStart"/>
      <w:r w:rsidR="00AD569A" w:rsidRPr="00A61171">
        <w:rPr>
          <w:rFonts w:ascii="Times New Roman" w:eastAsia="Times New Roman" w:hAnsi="Times New Roman" w:cs="Times New Roman"/>
          <w:color w:val="000000"/>
        </w:rPr>
        <w:t>Hoerling</w:t>
      </w:r>
      <w:proofErr w:type="spellEnd"/>
      <w:r w:rsidR="00AD569A" w:rsidRPr="00A61171">
        <w:rPr>
          <w:rFonts w:ascii="Times New Roman" w:eastAsia="Times New Roman" w:hAnsi="Times New Roman" w:cs="Times New Roman"/>
          <w:color w:val="000000"/>
        </w:rPr>
        <w:t xml:space="preserve"> et al., 2019</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Milly and Dunne, 2020</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Williams et al., 2020</w:t>
      </w:r>
      <w:r w:rsidR="00AD569A" w:rsidRPr="003F6374">
        <w:rPr>
          <w:rFonts w:ascii="Times New Roman" w:eastAsia="Times New Roman" w:hAnsi="Times New Roman" w:cs="Times New Roman"/>
          <w:color w:val="000000"/>
        </w:rPr>
        <w:t xml:space="preserve">), </w:t>
      </w:r>
      <w:r w:rsidR="00AD569A">
        <w:rPr>
          <w:rFonts w:ascii="Times New Roman" w:eastAsia="Times New Roman" w:hAnsi="Times New Roman" w:cs="Times New Roman"/>
          <w:color w:val="000000"/>
        </w:rPr>
        <w:t>which</w:t>
      </w:r>
      <w:r w:rsidR="00AD569A"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ha</w:t>
      </w:r>
      <w:r w:rsidR="00AD569A" w:rsidRPr="003F6374">
        <w:rPr>
          <w:rFonts w:ascii="Times New Roman" w:eastAsia="Times New Roman" w:hAnsi="Times New Roman" w:cs="Times New Roman"/>
          <w:color w:val="000000"/>
        </w:rPr>
        <w:t>s renew</w:t>
      </w:r>
      <w:r w:rsidR="00C71E0B">
        <w:rPr>
          <w:rFonts w:ascii="Times New Roman" w:eastAsia="Times New Roman" w:hAnsi="Times New Roman" w:cs="Times New Roman"/>
          <w:color w:val="000000"/>
        </w:rPr>
        <w:t>ed</w:t>
      </w:r>
      <w:r w:rsidR="00AD569A" w:rsidRPr="003F6374">
        <w:rPr>
          <w:rFonts w:ascii="Times New Roman" w:eastAsia="Times New Roman" w:hAnsi="Times New Roman" w:cs="Times New Roman"/>
          <w:color w:val="000000"/>
        </w:rPr>
        <w:t xml:space="preserve"> concern</w:t>
      </w:r>
      <w:r w:rsidR="00AD569A">
        <w:rPr>
          <w:rFonts w:ascii="Times New Roman" w:eastAsia="Times New Roman" w:hAnsi="Times New Roman" w:cs="Times New Roman"/>
          <w:color w:val="000000"/>
        </w:rPr>
        <w:t>s</w:t>
      </w:r>
      <w:r w:rsidR="00AD569A" w:rsidRPr="003F6374">
        <w:rPr>
          <w:rFonts w:ascii="Times New Roman" w:eastAsia="Times New Roman" w:hAnsi="Times New Roman" w:cs="Times New Roman"/>
          <w:color w:val="000000"/>
        </w:rPr>
        <w:t xml:space="preserve"> about how to allocate a diminishing and uncertain supply.</w:t>
      </w:r>
      <w:r w:rsidR="00AD569A">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Future </w:t>
      </w:r>
      <w:r w:rsidR="00AD569A" w:rsidRPr="003F6374">
        <w:rPr>
          <w:rFonts w:ascii="Times New Roman" w:eastAsia="Times New Roman" w:hAnsi="Times New Roman" w:cs="Times New Roman"/>
          <w:color w:val="000000"/>
        </w:rPr>
        <w:t xml:space="preserve">consumptive </w:t>
      </w:r>
      <w:r w:rsidR="00AD569A">
        <w:rPr>
          <w:rFonts w:ascii="Times New Roman" w:eastAsia="Times New Roman" w:hAnsi="Times New Roman" w:cs="Times New Roman"/>
          <w:color w:val="000000"/>
        </w:rPr>
        <w:t xml:space="preserve">water </w:t>
      </w:r>
      <w:r w:rsidR="00AD569A" w:rsidRPr="003F6374">
        <w:rPr>
          <w:rFonts w:ascii="Times New Roman" w:eastAsia="Times New Roman" w:hAnsi="Times New Roman" w:cs="Times New Roman"/>
          <w:color w:val="000000"/>
        </w:rPr>
        <w:t xml:space="preserve">uses </w:t>
      </w:r>
      <w:r w:rsidR="008A4CE7">
        <w:rPr>
          <w:rFonts w:ascii="Times New Roman" w:eastAsia="Times New Roman" w:hAnsi="Times New Roman" w:cs="Times New Roman"/>
          <w:color w:val="000000"/>
        </w:rPr>
        <w:t>are uncertain</w:t>
      </w:r>
      <w:r w:rsidR="00AD569A">
        <w:rPr>
          <w:rFonts w:ascii="Times New Roman" w:eastAsia="Times New Roman" w:hAnsi="Times New Roman" w:cs="Times New Roman"/>
          <w:color w:val="000000"/>
        </w:rPr>
        <w:t xml:space="preserve"> and o</w:t>
      </w:r>
      <w:r w:rsidR="00AD569A" w:rsidRPr="003F6374">
        <w:rPr>
          <w:rFonts w:ascii="Times New Roman" w:eastAsia="Times New Roman" w:hAnsi="Times New Roman" w:cs="Times New Roman"/>
          <w:color w:val="000000"/>
        </w:rPr>
        <w:t xml:space="preserve">utcomes for river and reservoir ecosystems are </w:t>
      </w:r>
      <w:r w:rsidR="00AD569A">
        <w:rPr>
          <w:rFonts w:ascii="Times New Roman" w:eastAsia="Times New Roman" w:hAnsi="Times New Roman" w:cs="Times New Roman"/>
          <w:color w:val="000000"/>
        </w:rPr>
        <w:t xml:space="preserve">not well </w:t>
      </w:r>
      <w:r w:rsidR="00AD569A" w:rsidRPr="003F6374">
        <w:rPr>
          <w:rFonts w:ascii="Times New Roman" w:eastAsia="Times New Roman" w:hAnsi="Times New Roman" w:cs="Times New Roman"/>
          <w:color w:val="000000"/>
        </w:rPr>
        <w:t xml:space="preserve">predicted. </w:t>
      </w:r>
      <w:r w:rsidR="00206ADC">
        <w:rPr>
          <w:rFonts w:ascii="Times New Roman" w:eastAsia="Times New Roman" w:hAnsi="Times New Roman" w:cs="Times New Roman"/>
          <w:color w:val="000000"/>
        </w:rPr>
        <w:t>Basin m</w:t>
      </w:r>
      <w:r w:rsidR="00AD569A" w:rsidRPr="003F6374">
        <w:rPr>
          <w:rFonts w:ascii="Times New Roman" w:eastAsia="Times New Roman" w:hAnsi="Times New Roman" w:cs="Times New Roman"/>
          <w:color w:val="000000"/>
        </w:rPr>
        <w:t xml:space="preserve">anagers, stakeholders and others need tools to </w:t>
      </w:r>
      <w:r w:rsidR="00AD569A">
        <w:rPr>
          <w:rFonts w:ascii="Times New Roman" w:eastAsia="Times New Roman" w:hAnsi="Times New Roman" w:cs="Times New Roman"/>
          <w:color w:val="000000"/>
        </w:rPr>
        <w:t xml:space="preserve">help them </w:t>
      </w:r>
      <w:r w:rsidR="00E5123E">
        <w:rPr>
          <w:rFonts w:ascii="Times New Roman" w:eastAsia="Times New Roman" w:hAnsi="Times New Roman" w:cs="Times New Roman"/>
          <w:color w:val="000000"/>
        </w:rPr>
        <w:t xml:space="preserve">convert lose-lose conflicts into </w:t>
      </w:r>
      <w:r w:rsidR="00EA2465">
        <w:rPr>
          <w:rFonts w:ascii="Times New Roman" w:eastAsia="Times New Roman" w:hAnsi="Times New Roman" w:cs="Times New Roman"/>
          <w:color w:val="000000"/>
        </w:rPr>
        <w:t xml:space="preserve">arrangements that are </w:t>
      </w:r>
      <w:r w:rsidR="00AD569A" w:rsidRPr="003F6374">
        <w:rPr>
          <w:rFonts w:ascii="Times New Roman" w:eastAsia="Times New Roman" w:hAnsi="Times New Roman" w:cs="Times New Roman"/>
          <w:color w:val="000000"/>
        </w:rPr>
        <w:t xml:space="preserve">more </w:t>
      </w:r>
      <w:r w:rsidR="008A4CE7">
        <w:rPr>
          <w:rFonts w:ascii="Times New Roman" w:eastAsia="Times New Roman" w:hAnsi="Times New Roman" w:cs="Times New Roman"/>
          <w:color w:val="000000"/>
        </w:rPr>
        <w:t xml:space="preserve">adaptive, </w:t>
      </w:r>
      <w:r w:rsidR="00C71E0B">
        <w:rPr>
          <w:rFonts w:ascii="Times New Roman" w:eastAsia="Times New Roman" w:hAnsi="Times New Roman" w:cs="Times New Roman"/>
          <w:color w:val="000000"/>
        </w:rPr>
        <w:t xml:space="preserve">flexible, </w:t>
      </w:r>
      <w:r w:rsidR="008A4CE7">
        <w:rPr>
          <w:rFonts w:ascii="Times New Roman" w:eastAsia="Times New Roman" w:hAnsi="Times New Roman" w:cs="Times New Roman"/>
          <w:color w:val="000000"/>
        </w:rPr>
        <w:t>transparent</w:t>
      </w:r>
      <w:r w:rsidR="00E5123E">
        <w:rPr>
          <w:rFonts w:ascii="Times New Roman" w:eastAsia="Times New Roman" w:hAnsi="Times New Roman" w:cs="Times New Roman"/>
          <w:color w:val="000000"/>
        </w:rPr>
        <w:t>, and positive</w:t>
      </w:r>
      <w:r w:rsidR="00EA2465">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across numerous uncertain scenarios. </w:t>
      </w:r>
    </w:p>
    <w:p w14:paraId="055D07D9" w14:textId="73635B66" w:rsidR="008A4CE7" w:rsidRDefault="003F6374" w:rsidP="000F17E4">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Three major types of models</w:t>
      </w:r>
      <w:r w:rsidR="00443E2B">
        <w:rPr>
          <w:rFonts w:ascii="Times New Roman" w:eastAsia="Times New Roman" w:hAnsi="Times New Roman" w:cs="Times New Roman"/>
          <w:color w:val="000000"/>
        </w:rPr>
        <w:t xml:space="preserve"> are currently used</w:t>
      </w:r>
      <w:r w:rsidRPr="003F6374">
        <w:rPr>
          <w:rFonts w:ascii="Times New Roman" w:eastAsia="Times New Roman" w:hAnsi="Times New Roman" w:cs="Times New Roman"/>
          <w:color w:val="000000"/>
        </w:rPr>
        <w:t xml:space="preserve"> for reservoir management: optimization, </w:t>
      </w:r>
      <w:r w:rsidR="006613C2" w:rsidRPr="003F6374">
        <w:rPr>
          <w:rFonts w:ascii="Times New Roman" w:eastAsia="Times New Roman" w:hAnsi="Times New Roman" w:cs="Times New Roman"/>
          <w:color w:val="000000"/>
        </w:rPr>
        <w:t>simulation-based</w:t>
      </w:r>
      <w:r w:rsidRPr="003F6374">
        <w:rPr>
          <w:rFonts w:ascii="Times New Roman" w:eastAsia="Times New Roman" w:hAnsi="Times New Roman" w:cs="Times New Roman"/>
          <w:color w:val="000000"/>
        </w:rPr>
        <w:t xml:space="preserve"> optimization, and simulation/</w:t>
      </w:r>
      <w:r w:rsidR="006613C2" w:rsidRPr="003F6374">
        <w:rPr>
          <w:rFonts w:ascii="Times New Roman" w:eastAsia="Times New Roman" w:hAnsi="Times New Roman" w:cs="Times New Roman"/>
          <w:color w:val="000000"/>
        </w:rPr>
        <w:t>rule-based</w:t>
      </w:r>
      <w:r w:rsidRPr="003F6374">
        <w:rPr>
          <w:rFonts w:ascii="Times New Roman" w:eastAsia="Times New Roman" w:hAnsi="Times New Roman" w:cs="Times New Roman"/>
          <w:color w:val="000000"/>
        </w:rPr>
        <w:t xml:space="preserve"> simulation. A reservoir optimization model searches for reservoir release</w:t>
      </w:r>
      <w:r w:rsidR="00EA2465">
        <w:rPr>
          <w:rFonts w:ascii="Times New Roman" w:eastAsia="Times New Roman" w:hAnsi="Times New Roman" w:cs="Times New Roman"/>
          <w:color w:val="000000"/>
        </w:rPr>
        <w:t>s and</w:t>
      </w:r>
      <w:r w:rsidRPr="003F6374">
        <w:rPr>
          <w:rFonts w:ascii="Times New Roman" w:eastAsia="Times New Roman" w:hAnsi="Times New Roman" w:cs="Times New Roman"/>
          <w:color w:val="000000"/>
        </w:rPr>
        <w:t xml:space="preserve"> reservoir elevation</w:t>
      </w:r>
      <w:r w:rsidR="00EA2465">
        <w:rPr>
          <w:rFonts w:ascii="Times New Roman" w:eastAsia="Times New Roman" w:hAnsi="Times New Roman" w:cs="Times New Roman"/>
          <w:color w:val="000000"/>
        </w:rPr>
        <w:t>s that</w:t>
      </w:r>
      <w:r w:rsidR="00EA2465" w:rsidRPr="003F6374">
        <w:rPr>
          <w:rFonts w:ascii="Times New Roman" w:eastAsia="Times New Roman" w:hAnsi="Times New Roman" w:cs="Times New Roman"/>
          <w:color w:val="000000"/>
        </w:rPr>
        <w:t xml:space="preserve"> maximize benefits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hydropower generation revenue)</w:t>
      </w:r>
      <w:r w:rsidR="00EA2465">
        <w:rPr>
          <w:rFonts w:ascii="Times New Roman" w:eastAsia="Times New Roman" w:hAnsi="Times New Roman" w:cs="Times New Roman"/>
          <w:color w:val="000000"/>
        </w:rPr>
        <w:t xml:space="preserve"> </w:t>
      </w:r>
      <w:r w:rsidR="00EA2465" w:rsidRPr="003F6374">
        <w:rPr>
          <w:rFonts w:ascii="Times New Roman" w:eastAsia="Times New Roman" w:hAnsi="Times New Roman" w:cs="Times New Roman"/>
          <w:color w:val="000000"/>
        </w:rPr>
        <w:t xml:space="preserve">or </w:t>
      </w:r>
      <w:r w:rsidR="00EA2465" w:rsidRPr="003F6374">
        <w:rPr>
          <w:rFonts w:ascii="Times New Roman" w:eastAsia="Times New Roman" w:hAnsi="Times New Roman" w:cs="Times New Roman"/>
          <w:color w:val="000000"/>
        </w:rPr>
        <w:lastRenderedPageBreak/>
        <w:t>minimize cost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water supply cost</w:t>
      </w:r>
      <w:r w:rsidR="00C71E0B">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given a set of constraints (e.g.</w:t>
      </w:r>
      <w:r w:rsidR="00443E2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water balance equations). Th</w:t>
      </w:r>
      <w:r w:rsidR="008A4CE7">
        <w:rPr>
          <w:rFonts w:ascii="Times New Roman" w:eastAsia="Times New Roman" w:hAnsi="Times New Roman" w:cs="Times New Roman"/>
          <w:color w:val="000000"/>
        </w:rPr>
        <w:t>ese</w:t>
      </w:r>
      <w:r w:rsidRPr="003F6374">
        <w:rPr>
          <w:rFonts w:ascii="Times New Roman" w:eastAsia="Times New Roman" w:hAnsi="Times New Roman" w:cs="Times New Roman"/>
          <w:color w:val="000000"/>
        </w:rPr>
        <w:t xml:space="preserve"> model</w:t>
      </w:r>
      <w:r w:rsidR="008A4CE7">
        <w:rPr>
          <w:rFonts w:ascii="Times New Roman" w:eastAsia="Times New Roman" w:hAnsi="Times New Roman" w:cs="Times New Roman"/>
          <w:color w:val="000000"/>
        </w:rPr>
        <w:t>s can help</w:t>
      </w:r>
      <w:r w:rsidR="00827707"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identify optimal or near optimal solutions</w:t>
      </w:r>
      <w:r w:rsidR="00ED020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especially when system objectives are clear. Draper et al. (2003) developed CALVIN (</w:t>
      </w:r>
      <w:proofErr w:type="spellStart"/>
      <w:r w:rsidRPr="003F6374">
        <w:rPr>
          <w:rFonts w:ascii="Times New Roman" w:eastAsia="Times New Roman" w:hAnsi="Times New Roman" w:cs="Times New Roman"/>
          <w:color w:val="000000"/>
        </w:rPr>
        <w:t>CALifornia</w:t>
      </w:r>
      <w:proofErr w:type="spellEnd"/>
      <w:r w:rsidRPr="003F6374">
        <w:rPr>
          <w:rFonts w:ascii="Times New Roman" w:eastAsia="Times New Roman" w:hAnsi="Times New Roman" w:cs="Times New Roman"/>
          <w:color w:val="000000"/>
        </w:rPr>
        <w:t xml:space="preserve"> Value Integrated Network) to help identif</w:t>
      </w:r>
      <w:r w:rsidR="008A4CE7">
        <w:rPr>
          <w:rFonts w:ascii="Times New Roman" w:eastAsia="Times New Roman" w:hAnsi="Times New Roman" w:cs="Times New Roman"/>
          <w:color w:val="000000"/>
        </w:rPr>
        <w:t>y</w:t>
      </w:r>
      <w:r w:rsidRPr="003F6374">
        <w:rPr>
          <w:rFonts w:ascii="Times New Roman" w:eastAsia="Times New Roman" w:hAnsi="Times New Roman" w:cs="Times New Roman"/>
          <w:color w:val="000000"/>
        </w:rPr>
        <w:t xml:space="preserve"> statewide reservoir storage, release</w:t>
      </w:r>
      <w:r w:rsidR="0082770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and flows to minimize California's water supply cost. In this model, inflow was assumed to be perfectly known</w:t>
      </w:r>
      <w:r w:rsidR="0082770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HEC-PRM software, which solves linear programs with a network structure, was adopted to solve the model. Dogan et al. (2018) introduced </w:t>
      </w:r>
      <w:r w:rsidR="00827707">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python-based CALVIN model, which is coupled </w:t>
      </w:r>
      <w:r w:rsidR="00EA2465">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multiple linear programming solvers. This open source model provide</w:t>
      </w:r>
      <w:r w:rsidR="00BA146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more flexibility by investigating limited forecast optimization and comparing runtime benchmarks for different linear solvers.</w:t>
      </w:r>
    </w:p>
    <w:p w14:paraId="23DE26E3" w14:textId="5E5271D3" w:rsidR="003F6374" w:rsidRPr="003F6374" w:rsidRDefault="008A4CE7" w:rsidP="000F17E4">
      <w:pPr>
        <w:spacing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w:t>
      </w:r>
      <w:r w:rsidR="003F6374" w:rsidRPr="003F6374">
        <w:rPr>
          <w:rFonts w:ascii="Times New Roman" w:eastAsia="Times New Roman" w:hAnsi="Times New Roman" w:cs="Times New Roman"/>
          <w:color w:val="000000"/>
        </w:rPr>
        <w:t xml:space="preserve"> </w:t>
      </w:r>
      <w:r w:rsidR="007E1411" w:rsidRPr="003F6374">
        <w:rPr>
          <w:rFonts w:ascii="Times New Roman" w:eastAsia="Times New Roman" w:hAnsi="Times New Roman" w:cs="Times New Roman"/>
          <w:color w:val="000000"/>
        </w:rPr>
        <w:t>simulation-based optimization model</w:t>
      </w:r>
      <w:r>
        <w:rPr>
          <w:rFonts w:ascii="Times New Roman" w:eastAsia="Times New Roman" w:hAnsi="Times New Roman" w:cs="Times New Roman"/>
          <w:color w:val="000000"/>
        </w:rPr>
        <w:t>,</w:t>
      </w:r>
      <w:r w:rsidR="007E1411"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operating policies are tested in a simulation model first and then adjusted by optimization techniques in each iteration to improve system productivity, </w:t>
      </w:r>
      <w:r w:rsidR="00BA146D">
        <w:rPr>
          <w:rFonts w:ascii="Times New Roman" w:eastAsia="Times New Roman" w:hAnsi="Times New Roman" w:cs="Times New Roman"/>
          <w:color w:val="000000"/>
        </w:rPr>
        <w:t xml:space="preserve">increase </w:t>
      </w:r>
      <w:r w:rsidR="003F6374" w:rsidRPr="003F6374">
        <w:rPr>
          <w:rFonts w:ascii="Times New Roman" w:eastAsia="Times New Roman" w:hAnsi="Times New Roman" w:cs="Times New Roman"/>
          <w:color w:val="000000"/>
        </w:rPr>
        <w:t>efficiency</w:t>
      </w:r>
      <w:r w:rsidR="00BA146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or reduce system cost. Knox et al. (2018) proposed a Python Network Simulation (</w:t>
      </w:r>
      <w:proofErr w:type="spellStart"/>
      <w:r w:rsidR="003F6374" w:rsidRPr="003F6374">
        <w:rPr>
          <w:rFonts w:ascii="Times New Roman" w:eastAsia="Times New Roman" w:hAnsi="Times New Roman" w:cs="Times New Roman"/>
          <w:color w:val="000000"/>
        </w:rPr>
        <w:t>Pynsim</w:t>
      </w:r>
      <w:proofErr w:type="spellEnd"/>
      <w:r w:rsidR="003F6374" w:rsidRPr="003F6374">
        <w:rPr>
          <w:rFonts w:ascii="Times New Roman" w:eastAsia="Times New Roman" w:hAnsi="Times New Roman" w:cs="Times New Roman"/>
          <w:color w:val="000000"/>
        </w:rPr>
        <w:t>) framework for multi-agent simulation of networked resource systems. This model enables users to connect to other models and</w:t>
      </w:r>
      <w:r w:rsidR="00E553E9">
        <w:rPr>
          <w:rFonts w:ascii="Times New Roman" w:eastAsia="Times New Roman" w:hAnsi="Times New Roman" w:cs="Times New Roman"/>
          <w:color w:val="000000"/>
        </w:rPr>
        <w:t xml:space="preserve"> incorporates</w:t>
      </w:r>
      <w:r w:rsidR="003F6374" w:rsidRPr="003F6374">
        <w:rPr>
          <w:rFonts w:ascii="Times New Roman" w:eastAsia="Times New Roman" w:hAnsi="Times New Roman" w:cs="Times New Roman"/>
          <w:color w:val="000000"/>
        </w:rPr>
        <w:t xml:space="preserve"> an example coupling with multi-objective evolutionary algorithms to explore Pareto optimal </w:t>
      </w:r>
      <w:r w:rsidR="00E553E9">
        <w:rPr>
          <w:rFonts w:ascii="Times New Roman" w:eastAsia="Times New Roman" w:hAnsi="Times New Roman" w:cs="Times New Roman"/>
          <w:color w:val="000000"/>
        </w:rPr>
        <w:t xml:space="preserve">solutions </w:t>
      </w:r>
      <w:r w:rsidR="003F6374" w:rsidRPr="003F6374">
        <w:rPr>
          <w:rFonts w:ascii="Times New Roman" w:eastAsia="Times New Roman" w:hAnsi="Times New Roman" w:cs="Times New Roman"/>
          <w:color w:val="000000"/>
        </w:rPr>
        <w:t>among different objectives. </w:t>
      </w:r>
    </w:p>
    <w:p w14:paraId="26B41990" w14:textId="405104F2" w:rsidR="00AD569A" w:rsidRDefault="008A4CE7" w:rsidP="000F17E4">
      <w:p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ule-based simulation models simulate system performance with predefined operating policies</w:t>
      </w:r>
      <w:r>
        <w:rPr>
          <w:rFonts w:ascii="Times New Roman" w:eastAsia="Times New Roman" w:hAnsi="Times New Roman" w:cs="Times New Roman"/>
          <w:color w:val="000000"/>
        </w:rPr>
        <w:t xml:space="preserve">. They </w:t>
      </w:r>
      <w:r w:rsidR="003F6374" w:rsidRPr="003F6374">
        <w:rPr>
          <w:rFonts w:ascii="Times New Roman" w:eastAsia="Times New Roman" w:hAnsi="Times New Roman" w:cs="Times New Roman"/>
          <w:color w:val="000000"/>
        </w:rPr>
        <w:t>allow users to define and test multiple different operating policies among many different hydrologic and demand scenarios. The U.S. Army Corps of Engineers Hydrologic Engineering Center developed HEC-</w:t>
      </w:r>
      <w:proofErr w:type="spellStart"/>
      <w:r w:rsidR="003F6374" w:rsidRPr="003F6374">
        <w:rPr>
          <w:rFonts w:ascii="Times New Roman" w:eastAsia="Times New Roman" w:hAnsi="Times New Roman" w:cs="Times New Roman"/>
          <w:color w:val="000000"/>
        </w:rPr>
        <w:t>ResSim</w:t>
      </w:r>
      <w:proofErr w:type="spellEnd"/>
      <w:r w:rsidR="003F6374" w:rsidRPr="003F6374">
        <w:rPr>
          <w:rFonts w:ascii="Times New Roman" w:eastAsia="Times New Roman" w:hAnsi="Times New Roman" w:cs="Times New Roman"/>
          <w:color w:val="000000"/>
        </w:rPr>
        <w:t xml:space="preserve"> to simulate reservoir operation</w:t>
      </w:r>
      <w:r w:rsidR="00827707">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for flood control, water supply</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other purposes</w:t>
      </w:r>
      <w:r w:rsidR="007E1411">
        <w:rPr>
          <w:rFonts w:ascii="Times New Roman" w:eastAsia="Times New Roman" w:hAnsi="Times New Roman" w:cs="Times New Roman"/>
          <w:color w:val="000000"/>
        </w:rPr>
        <w:t xml:space="preserve"> (</w:t>
      </w:r>
      <w:r w:rsidR="007E1411" w:rsidRPr="007E1411">
        <w:rPr>
          <w:rFonts w:ascii="Times New Roman" w:eastAsia="Times New Roman" w:hAnsi="Times New Roman" w:cs="Times New Roman"/>
          <w:color w:val="000000"/>
        </w:rPr>
        <w:t>Klipsch</w:t>
      </w:r>
      <w:r w:rsidR="007E1411">
        <w:rPr>
          <w:rFonts w:ascii="Times New Roman" w:eastAsia="Times New Roman" w:hAnsi="Times New Roman" w:cs="Times New Roman"/>
          <w:color w:val="000000"/>
        </w:rPr>
        <w:t xml:space="preserve"> and</w:t>
      </w:r>
      <w:r w:rsidR="007E1411" w:rsidRPr="007E1411">
        <w:rPr>
          <w:rFonts w:ascii="Times New Roman" w:eastAsia="Times New Roman" w:hAnsi="Times New Roman" w:cs="Times New Roman"/>
          <w:color w:val="000000"/>
        </w:rPr>
        <w:t xml:space="preserve"> Evans, 2006</w:t>
      </w:r>
      <w:r w:rsidR="007E141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is another widely used proprietary rule-based simulation software in which a river basin’s network of dams and diversions could be represented and edited using a Graphical User Interface (Zagona et al 2001). In the Colorado River,</w:t>
      </w:r>
      <w:r w:rsidR="00D46E46">
        <w:rPr>
          <w:rFonts w:ascii="Times New Roman" w:eastAsia="Times New Roman" w:hAnsi="Times New Roman" w:cs="Times New Roman"/>
          <w:color w:val="000000"/>
        </w:rPr>
        <w:t xml:space="preserve"> the Bureau of</w:t>
      </w:r>
      <w:r w:rsidR="003F6374" w:rsidRPr="003F6374">
        <w:rPr>
          <w:rFonts w:ascii="Times New Roman" w:eastAsia="Times New Roman" w:hAnsi="Times New Roman" w:cs="Times New Roman"/>
          <w:color w:val="000000"/>
        </w:rPr>
        <w:t xml:space="preserve"> Reclamation maintains the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Colorado River Simulation System (CRSS)</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which represents the water supply and river network with 12 reservoirs, 29 inflow nodes, 520 water user objects, and 178 primary rules (Wheeler et al. 2019). Stakeholders with substantial technical</w:t>
      </w:r>
      <w:r w:rsidR="009F09D7">
        <w:rPr>
          <w:rFonts w:ascii="Times New Roman" w:eastAsia="Times New Roman" w:hAnsi="Times New Roman" w:cs="Times New Roman"/>
          <w:color w:val="000000"/>
        </w:rPr>
        <w:t xml:space="preserve"> expertise</w:t>
      </w:r>
      <w:r w:rsidR="003F6374" w:rsidRPr="003F6374">
        <w:rPr>
          <w:rFonts w:ascii="Times New Roman" w:eastAsia="Times New Roman" w:hAnsi="Times New Roman" w:cs="Times New Roman"/>
          <w:color w:val="000000"/>
        </w:rPr>
        <w:t xml:space="preserve"> and budget resources use CRSS to explore alternative long-range strategies to manage water supplies and demands. However, test</w:t>
      </w:r>
      <w:r w:rsidR="00D46E46">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different alternative management </w:t>
      </w:r>
      <w:r w:rsidR="00160BEC">
        <w:rPr>
          <w:rFonts w:ascii="Times New Roman" w:eastAsia="Times New Roman" w:hAnsi="Times New Roman" w:cs="Times New Roman"/>
          <w:color w:val="000000"/>
        </w:rPr>
        <w:t xml:space="preserve">policies </w:t>
      </w:r>
      <w:r w:rsidR="003F6374" w:rsidRPr="003F6374">
        <w:rPr>
          <w:rFonts w:ascii="Times New Roman" w:eastAsia="Times New Roman" w:hAnsi="Times New Roman" w:cs="Times New Roman"/>
          <w:color w:val="000000"/>
        </w:rPr>
        <w:t xml:space="preserve">with CRSS </w:t>
      </w:r>
      <w:r w:rsidR="00D46E46">
        <w:rPr>
          <w:rFonts w:ascii="Times New Roman" w:eastAsia="Times New Roman" w:hAnsi="Times New Roman" w:cs="Times New Roman"/>
          <w:color w:val="000000"/>
        </w:rPr>
        <w:t xml:space="preserve">is challenging work </w:t>
      </w:r>
      <w:r w:rsidR="003F6374" w:rsidRPr="003F6374">
        <w:rPr>
          <w:rFonts w:ascii="Times New Roman" w:eastAsia="Times New Roman" w:hAnsi="Times New Roman" w:cs="Times New Roman"/>
          <w:color w:val="000000"/>
        </w:rPr>
        <w:t xml:space="preserve">because many policies in CRSS are </w:t>
      </w:r>
      <w:r w:rsidR="00D46E46">
        <w:rPr>
          <w:rFonts w:ascii="Times New Roman" w:eastAsia="Times New Roman" w:hAnsi="Times New Roman" w:cs="Times New Roman"/>
          <w:color w:val="000000"/>
        </w:rPr>
        <w:t xml:space="preserve">closely </w:t>
      </w:r>
      <w:r w:rsidR="003F6374" w:rsidRPr="003F6374">
        <w:rPr>
          <w:rFonts w:ascii="Times New Roman" w:eastAsia="Times New Roman" w:hAnsi="Times New Roman" w:cs="Times New Roman"/>
          <w:color w:val="000000"/>
        </w:rPr>
        <w:t>related,</w:t>
      </w:r>
      <w:r w:rsidR="00D46E46">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one must be careful to make </w:t>
      </w:r>
      <w:r w:rsidR="00D46E46">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right changes to the policies. </w:t>
      </w:r>
    </w:p>
    <w:p w14:paraId="410CDB64" w14:textId="1AFE1DA4" w:rsidR="00796DB7"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Adaptive reservoir management </w:t>
      </w:r>
      <w:r w:rsidR="00131749">
        <w:rPr>
          <w:rFonts w:ascii="Times New Roman" w:eastAsia="Times New Roman" w:hAnsi="Times New Roman" w:cs="Times New Roman"/>
          <w:color w:val="000000"/>
        </w:rPr>
        <w:t>polic</w:t>
      </w:r>
      <w:r w:rsidR="003D3F52">
        <w:rPr>
          <w:rFonts w:ascii="Times New Roman" w:eastAsia="Times New Roman" w:hAnsi="Times New Roman" w:cs="Times New Roman"/>
          <w:color w:val="000000"/>
        </w:rPr>
        <w:t xml:space="preserve">ies </w:t>
      </w:r>
      <w:r w:rsidRPr="003F6374">
        <w:rPr>
          <w:rFonts w:ascii="Times New Roman" w:eastAsia="Times New Roman" w:hAnsi="Times New Roman" w:cs="Times New Roman"/>
          <w:color w:val="000000"/>
        </w:rPr>
        <w:t xml:space="preserve">adapt </w:t>
      </w:r>
      <w:r w:rsidR="00905FE0">
        <w:rPr>
          <w:rFonts w:ascii="Times New Roman" w:eastAsia="Times New Roman" w:hAnsi="Times New Roman" w:cs="Times New Roman"/>
          <w:color w:val="000000"/>
        </w:rPr>
        <w:t xml:space="preserve">policies or </w:t>
      </w:r>
      <w:r w:rsidRPr="003F6374">
        <w:rPr>
          <w:rFonts w:ascii="Times New Roman" w:eastAsia="Times New Roman" w:hAnsi="Times New Roman" w:cs="Times New Roman"/>
          <w:color w:val="000000"/>
        </w:rPr>
        <w:t>decisions over time as conditions change and information improves (</w:t>
      </w:r>
      <w:proofErr w:type="spellStart"/>
      <w:r w:rsidRPr="003F6374">
        <w:rPr>
          <w:rFonts w:ascii="Times New Roman" w:eastAsia="Times New Roman" w:hAnsi="Times New Roman" w:cs="Times New Roman"/>
          <w:color w:val="000000"/>
        </w:rPr>
        <w:t>Haasnoot</w:t>
      </w:r>
      <w:proofErr w:type="spellEnd"/>
      <w:r w:rsidRPr="003F6374">
        <w:rPr>
          <w:rFonts w:ascii="Times New Roman" w:eastAsia="Times New Roman" w:hAnsi="Times New Roman" w:cs="Times New Roman"/>
          <w:color w:val="000000"/>
        </w:rPr>
        <w:t xml:space="preserve"> et al., 2013, Herman et al. 2020, Wang et al. 2020, Yang et al. 2021). Signposts usually represent the undesirable system conditions or expiration date and are often used to determine when and under what conditions</w:t>
      </w:r>
      <w:r w:rsidR="00905FE0">
        <w:rPr>
          <w:rFonts w:ascii="Times New Roman" w:eastAsia="Times New Roman" w:hAnsi="Times New Roman" w:cs="Times New Roman"/>
          <w:color w:val="000000"/>
        </w:rPr>
        <w:t xml:space="preserve"> to</w:t>
      </w:r>
      <w:r w:rsidRPr="003F6374">
        <w:rPr>
          <w:rFonts w:ascii="Times New Roman" w:eastAsia="Times New Roman" w:hAnsi="Times New Roman" w:cs="Times New Roman"/>
          <w:color w:val="000000"/>
        </w:rPr>
        <w:t xml:space="preserve"> adapt</w:t>
      </w:r>
      <w:r w:rsidR="00905FE0">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In the Colorado River, </w:t>
      </w:r>
      <w:r w:rsidRPr="00796DB7">
        <w:rPr>
          <w:rFonts w:ascii="Times New Roman" w:eastAsia="Times New Roman" w:hAnsi="Times New Roman" w:cs="Times New Roman"/>
          <w:color w:val="000000"/>
        </w:rPr>
        <w:t>the</w:t>
      </w:r>
      <w:r w:rsidR="00905FE0">
        <w:rPr>
          <w:rFonts w:ascii="Times New Roman" w:eastAsia="Times New Roman" w:hAnsi="Times New Roman" w:cs="Times New Roman"/>
          <w:color w:val="000000"/>
        </w:rPr>
        <w:t xml:space="preserve"> Lower Basin’s</w:t>
      </w:r>
      <w:r w:rsidRPr="00796DB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Drought Contingency Plan (DCP)</w:t>
      </w:r>
      <w:r w:rsidR="00905FE0">
        <w:rPr>
          <w:rFonts w:ascii="Times New Roman" w:eastAsia="Times New Roman" w:hAnsi="Times New Roman" w:cs="Times New Roman"/>
          <w:color w:val="000000"/>
        </w:rPr>
        <w:t xml:space="preserve"> </w:t>
      </w:r>
      <w:r w:rsidR="00EC3F13">
        <w:rPr>
          <w:rFonts w:ascii="Times New Roman" w:eastAsia="Times New Roman" w:hAnsi="Times New Roman" w:cs="Times New Roman"/>
          <w:color w:val="000000"/>
        </w:rPr>
        <w:t>has two</w:t>
      </w:r>
      <w:r w:rsidR="00905FE0">
        <w:rPr>
          <w:rFonts w:ascii="Times New Roman" w:eastAsia="Times New Roman" w:hAnsi="Times New Roman" w:cs="Times New Roman"/>
          <w:color w:val="000000"/>
        </w:rPr>
        <w:t xml:space="preserve"> adaptive</w:t>
      </w:r>
      <w:r w:rsidR="00EC3F13">
        <w:rPr>
          <w:rFonts w:ascii="Times New Roman" w:eastAsia="Times New Roman" w:hAnsi="Times New Roman" w:cs="Times New Roman"/>
          <w:color w:val="000000"/>
        </w:rPr>
        <w:t xml:space="preserve"> features: 1)</w:t>
      </w:r>
      <w:r w:rsidR="00905FE0">
        <w:rPr>
          <w:rFonts w:ascii="Times New Roman" w:eastAsia="Times New Roman" w:hAnsi="Times New Roman" w:cs="Times New Roman"/>
          <w:color w:val="000000"/>
        </w:rPr>
        <w:t xml:space="preserve"> mandatory conservation targets</w:t>
      </w:r>
      <w:r w:rsidR="00EC3F13">
        <w:rPr>
          <w:rFonts w:ascii="Times New Roman" w:eastAsia="Times New Roman" w:hAnsi="Times New Roman" w:cs="Times New Roman"/>
          <w:color w:val="000000"/>
        </w:rPr>
        <w:t xml:space="preserve"> increase</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3D3F52">
        <w:rPr>
          <w:rFonts w:ascii="Times New Roman" w:eastAsia="Times New Roman" w:hAnsi="Times New Roman" w:cs="Times New Roman"/>
          <w:color w:val="000000"/>
        </w:rPr>
        <w:t>drops</w:t>
      </w:r>
      <w:r w:rsidR="00EC3F13">
        <w:rPr>
          <w:rFonts w:ascii="Times New Roman" w:eastAsia="Times New Roman" w:hAnsi="Times New Roman" w:cs="Times New Roman"/>
          <w:color w:val="000000"/>
        </w:rPr>
        <w:t xml:space="preserve">, and 2) </w:t>
      </w:r>
      <w:r w:rsidR="00C71E0B">
        <w:rPr>
          <w:rFonts w:ascii="Times New Roman" w:eastAsia="Times New Roman" w:hAnsi="Times New Roman" w:cs="Times New Roman"/>
          <w:color w:val="000000"/>
        </w:rPr>
        <w:t xml:space="preserve">managers must stabilize lake level </w:t>
      </w:r>
      <w:r w:rsidR="00EC3F13">
        <w:rPr>
          <w:rFonts w:ascii="Times New Roman" w:eastAsia="Times New Roman" w:hAnsi="Times New Roman" w:cs="Times New Roman"/>
          <w:color w:val="000000"/>
        </w:rPr>
        <w:t xml:space="preserve">when Lake Mead elevation is projected to </w:t>
      </w:r>
      <w:r w:rsidR="00C71E0B">
        <w:rPr>
          <w:rFonts w:ascii="Times New Roman" w:eastAsia="Times New Roman" w:hAnsi="Times New Roman" w:cs="Times New Roman"/>
          <w:color w:val="000000"/>
        </w:rPr>
        <w:t>fall to</w:t>
      </w:r>
      <w:r w:rsidR="00EC3F13">
        <w:rPr>
          <w:rFonts w:ascii="Times New Roman" w:eastAsia="Times New Roman" w:hAnsi="Times New Roman" w:cs="Times New Roman"/>
          <w:color w:val="000000"/>
        </w:rPr>
        <w:t xml:space="preserve"> 1,02</w:t>
      </w:r>
      <w:r w:rsidR="00FB467A">
        <w:rPr>
          <w:rFonts w:ascii="Times New Roman" w:eastAsia="Times New Roman" w:hAnsi="Times New Roman" w:cs="Times New Roman"/>
          <w:color w:val="000000"/>
        </w:rPr>
        <w:t>5</w:t>
      </w:r>
      <w:r w:rsidR="00EC3F13">
        <w:rPr>
          <w:rFonts w:ascii="Times New Roman" w:eastAsia="Times New Roman" w:hAnsi="Times New Roman" w:cs="Times New Roman"/>
          <w:color w:val="000000"/>
        </w:rPr>
        <w:t xml:space="preserve"> feet (</w:t>
      </w:r>
      <w:r w:rsidR="00FB467A">
        <w:rPr>
          <w:rFonts w:ascii="Times New Roman" w:eastAsia="Times New Roman" w:hAnsi="Times New Roman" w:cs="Times New Roman"/>
          <w:color w:val="000000"/>
        </w:rPr>
        <w:t>6.0</w:t>
      </w:r>
      <w:r w:rsidR="00EC3F13">
        <w:rPr>
          <w:rFonts w:ascii="Times New Roman" w:eastAsia="Times New Roman" w:hAnsi="Times New Roman" w:cs="Times New Roman"/>
          <w:color w:val="000000"/>
        </w:rPr>
        <w:t xml:space="preserve"> </w:t>
      </w:r>
      <w:proofErr w:type="spellStart"/>
      <w:r w:rsidR="00EC3F13">
        <w:rPr>
          <w:rFonts w:ascii="Times New Roman" w:eastAsia="Times New Roman" w:hAnsi="Times New Roman" w:cs="Times New Roman"/>
          <w:color w:val="000000"/>
        </w:rPr>
        <w:t>maf</w:t>
      </w:r>
      <w:proofErr w:type="spellEnd"/>
      <w:r w:rsidR="00EC3F1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w:t>
      </w:r>
      <w:r w:rsidR="00FB467A">
        <w:rPr>
          <w:rFonts w:ascii="Times New Roman" w:eastAsia="Times New Roman" w:hAnsi="Times New Roman" w:cs="Times New Roman"/>
          <w:color w:val="000000"/>
        </w:rPr>
        <w:t xml:space="preserve"> Similarly, the Upper Basin DCP pledges to protect Lake Powell</w:t>
      </w:r>
      <w:r w:rsidR="00F956C1">
        <w:rPr>
          <w:rFonts w:ascii="Times New Roman" w:eastAsia="Times New Roman" w:hAnsi="Times New Roman" w:cs="Times New Roman"/>
          <w:color w:val="000000"/>
        </w:rPr>
        <w:t>’s</w:t>
      </w:r>
      <w:r w:rsidR="00FB467A">
        <w:rPr>
          <w:rFonts w:ascii="Times New Roman" w:eastAsia="Times New Roman" w:hAnsi="Times New Roman" w:cs="Times New Roman"/>
          <w:color w:val="000000"/>
        </w:rPr>
        <w:t xml:space="preserve"> elevation of 3,525 feet (5.9 </w:t>
      </w:r>
      <w:proofErr w:type="spellStart"/>
      <w:r w:rsidR="00FB467A">
        <w:rPr>
          <w:rFonts w:ascii="Times New Roman" w:eastAsia="Times New Roman" w:hAnsi="Times New Roman" w:cs="Times New Roman"/>
          <w:color w:val="000000"/>
        </w:rPr>
        <w:t>maf</w:t>
      </w:r>
      <w:proofErr w:type="spellEnd"/>
      <w:r w:rsidR="00FB467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Within these operations</w:t>
      </w:r>
      <w:r w:rsidR="00FB467A">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 xml:space="preserve">the Lower Basin </w:t>
      </w:r>
      <w:r>
        <w:rPr>
          <w:rFonts w:ascii="Times New Roman" w:eastAsia="Times New Roman" w:hAnsi="Times New Roman" w:cs="Times New Roman"/>
          <w:color w:val="000000"/>
        </w:rPr>
        <w:t>DCP</w:t>
      </w:r>
      <w:r w:rsidR="003D3F52">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 xml:space="preserve">adapts </w:t>
      </w:r>
      <w:r w:rsidR="00F956C1">
        <w:rPr>
          <w:rFonts w:ascii="Times New Roman" w:eastAsia="Times New Roman" w:hAnsi="Times New Roman" w:cs="Times New Roman"/>
          <w:color w:val="000000"/>
        </w:rPr>
        <w:t xml:space="preserve">Lake Mead releases </w:t>
      </w:r>
      <w:r w:rsidR="00905FE0">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elevation</w:t>
      </w:r>
      <w:r w:rsidR="00905FE0">
        <w:rPr>
          <w:rFonts w:ascii="Times New Roman" w:eastAsia="Times New Roman" w:hAnsi="Times New Roman" w:cs="Times New Roman"/>
          <w:color w:val="000000"/>
        </w:rPr>
        <w:t>s</w:t>
      </w:r>
      <w:r w:rsidR="00E45FC9">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not reservoir inflow</w:t>
      </w:r>
      <w:r>
        <w:rPr>
          <w:rFonts w:ascii="Times New Roman" w:eastAsia="Times New Roman" w:hAnsi="Times New Roman" w:cs="Times New Roman"/>
          <w:color w:val="000000"/>
        </w:rPr>
        <w:t xml:space="preserve">. </w:t>
      </w:r>
    </w:p>
    <w:p w14:paraId="41C2C20A" w14:textId="2D92CD0A" w:rsidR="002A2D66"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Therefore, </w:t>
      </w:r>
      <w:r w:rsidR="00131749">
        <w:rPr>
          <w:rFonts w:ascii="Times New Roman" w:eastAsia="Times New Roman" w:hAnsi="Times New Roman" w:cs="Times New Roman"/>
          <w:color w:val="000000"/>
        </w:rPr>
        <w:t xml:space="preserve">we </w:t>
      </w:r>
      <w:r w:rsidR="00905FE0">
        <w:rPr>
          <w:rFonts w:ascii="Times New Roman" w:eastAsia="Times New Roman" w:hAnsi="Times New Roman" w:cs="Times New Roman"/>
          <w:color w:val="000000"/>
        </w:rPr>
        <w:t xml:space="preserve">present </w:t>
      </w:r>
      <w:r w:rsidR="003D3F52" w:rsidRPr="003F6374">
        <w:rPr>
          <w:rFonts w:ascii="Times New Roman" w:eastAsia="Times New Roman" w:hAnsi="Times New Roman" w:cs="Times New Roman"/>
          <w:color w:val="000000"/>
        </w:rPr>
        <w:t>a</w:t>
      </w:r>
      <w:r w:rsidR="003D3F52">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r</w:t>
      </w:r>
      <w:r w:rsidR="00FB467A">
        <w:rPr>
          <w:rFonts w:ascii="Times New Roman" w:eastAsia="Times New Roman" w:hAnsi="Times New Roman" w:cs="Times New Roman"/>
          <w:color w:val="000000"/>
        </w:rPr>
        <w:t xml:space="preserve">ule </w:t>
      </w:r>
      <w:r w:rsidR="00142250">
        <w:rPr>
          <w:rFonts w:ascii="Times New Roman" w:eastAsia="Times New Roman" w:hAnsi="Times New Roman" w:cs="Times New Roman"/>
          <w:color w:val="000000"/>
        </w:rPr>
        <w:t>that</w:t>
      </w:r>
      <w:r w:rsidR="003D3F52" w:rsidRPr="003F6374">
        <w:rPr>
          <w:rFonts w:ascii="Times New Roman" w:eastAsia="Times New Roman" w:hAnsi="Times New Roman" w:cs="Times New Roman"/>
          <w:color w:val="000000"/>
        </w:rPr>
        <w:t xml:space="preserve"> adapt</w:t>
      </w:r>
      <w:r w:rsidR="0014225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w:t>
      </w:r>
      <w:r w:rsidR="00142250">
        <w:rPr>
          <w:rFonts w:ascii="Times New Roman" w:eastAsia="Times New Roman" w:hAnsi="Times New Roman" w:cs="Times New Roman"/>
          <w:color w:val="000000"/>
        </w:rPr>
        <w:t xml:space="preserve">basin </w:t>
      </w:r>
      <w:r w:rsidR="003D3F52" w:rsidRPr="003F6374">
        <w:rPr>
          <w:rFonts w:ascii="Times New Roman" w:eastAsia="Times New Roman" w:hAnsi="Times New Roman" w:cs="Times New Roman"/>
          <w:color w:val="000000"/>
        </w:rPr>
        <w:t>depletion</w:t>
      </w:r>
      <w:r w:rsidR="00905FE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to inflow</w:t>
      </w:r>
      <w:r w:rsidR="00142250">
        <w:rPr>
          <w:rFonts w:ascii="Times New Roman" w:eastAsia="Times New Roman" w:hAnsi="Times New Roman" w:cs="Times New Roman"/>
          <w:color w:val="000000"/>
        </w:rPr>
        <w:t>s</w:t>
      </w:r>
      <w:r w:rsidR="003D3F52">
        <w:rPr>
          <w:rFonts w:ascii="Times New Roman" w:eastAsia="Times New Roman" w:hAnsi="Times New Roman" w:cs="Times New Roman"/>
          <w:color w:val="000000"/>
        </w:rPr>
        <w:t xml:space="preserve"> (ADP)</w:t>
      </w:r>
      <w:r w:rsidR="00905FE0">
        <w:rPr>
          <w:rFonts w:ascii="Times New Roman" w:eastAsia="Times New Roman" w:hAnsi="Times New Roman" w:cs="Times New Roman"/>
          <w:color w:val="000000"/>
        </w:rPr>
        <w:t>.</w:t>
      </w:r>
      <w:r w:rsidR="003D3F52" w:rsidRPr="003F6374">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T</w:t>
      </w:r>
      <w:r w:rsidR="00A4160F">
        <w:rPr>
          <w:rFonts w:ascii="Times New Roman" w:eastAsia="Times New Roman" w:hAnsi="Times New Roman" w:cs="Times New Roman"/>
          <w:color w:val="000000"/>
        </w:rPr>
        <w:t>he rule triggers</w:t>
      </w:r>
      <w:r w:rsidR="00F956C1">
        <w:rPr>
          <w:rFonts w:ascii="Times New Roman" w:eastAsia="Times New Roman" w:hAnsi="Times New Roman" w:cs="Times New Roman"/>
          <w:color w:val="000000"/>
        </w:rPr>
        <w:t xml:space="preserve"> at a higher Lake Mead elevation</w:t>
      </w:r>
      <w:r w:rsidR="00C71E0B">
        <w:rPr>
          <w:rFonts w:ascii="Times New Roman" w:eastAsia="Times New Roman" w:hAnsi="Times New Roman" w:cs="Times New Roman"/>
          <w:color w:val="000000"/>
        </w:rPr>
        <w:t xml:space="preserve"> of 1,060 feet (</w:t>
      </w:r>
      <w:r w:rsidR="00D107F5">
        <w:rPr>
          <w:rFonts w:ascii="Times New Roman" w:eastAsia="Times New Roman" w:hAnsi="Times New Roman" w:cs="Times New Roman"/>
          <w:color w:val="000000"/>
        </w:rPr>
        <w:t xml:space="preserve">8.4 </w:t>
      </w:r>
      <w:proofErr w:type="spellStart"/>
      <w:r w:rsidR="00D107F5">
        <w:rPr>
          <w:rFonts w:ascii="Times New Roman" w:eastAsia="Times New Roman" w:hAnsi="Times New Roman" w:cs="Times New Roman"/>
          <w:color w:val="000000"/>
        </w:rPr>
        <w:t>maf</w:t>
      </w:r>
      <w:proofErr w:type="spellEnd"/>
      <w:r w:rsidR="00D107F5">
        <w:rPr>
          <w:rFonts w:ascii="Times New Roman" w:eastAsia="Times New Roman" w:hAnsi="Times New Roman" w:cs="Times New Roman"/>
          <w:color w:val="000000"/>
        </w:rPr>
        <w:t>)</w:t>
      </w:r>
      <w:r w:rsidR="00F956C1">
        <w:rPr>
          <w:rFonts w:ascii="Times New Roman" w:eastAsia="Times New Roman" w:hAnsi="Times New Roman" w:cs="Times New Roman"/>
          <w:color w:val="000000"/>
        </w:rPr>
        <w:t xml:space="preserve"> and</w:t>
      </w:r>
      <w:r w:rsidR="00A4160F">
        <w:rPr>
          <w:rFonts w:ascii="Times New Roman" w:eastAsia="Times New Roman" w:hAnsi="Times New Roman" w:cs="Times New Roman"/>
          <w:color w:val="000000"/>
        </w:rPr>
        <w:t xml:space="preserve"> </w:t>
      </w:r>
      <w:r w:rsidR="003D3F52">
        <w:rPr>
          <w:rFonts w:ascii="Times New Roman" w:eastAsia="Times New Roman" w:hAnsi="Times New Roman" w:cs="Times New Roman"/>
          <w:color w:val="000000"/>
        </w:rPr>
        <w:t>dynamically</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sets system depletions equal to</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inflows</w:t>
      </w:r>
      <w:r w:rsidR="003D3F52">
        <w:rPr>
          <w:rFonts w:ascii="Times New Roman" w:eastAsia="Times New Roman" w:hAnsi="Times New Roman" w:cs="Times New Roman"/>
          <w:color w:val="000000"/>
        </w:rPr>
        <w:t xml:space="preserve">. To </w:t>
      </w:r>
      <w:r w:rsidR="003D3F52">
        <w:rPr>
          <w:rFonts w:ascii="Times New Roman" w:eastAsia="Times New Roman" w:hAnsi="Times New Roman" w:cs="Times New Roman"/>
          <w:color w:val="000000"/>
        </w:rPr>
        <w:lastRenderedPageBreak/>
        <w:t xml:space="preserve">help evaluate this policy, </w:t>
      </w:r>
      <w:r w:rsidR="00131749" w:rsidRPr="003F6374">
        <w:rPr>
          <w:rFonts w:ascii="Times New Roman" w:eastAsia="Times New Roman" w:hAnsi="Times New Roman" w:cs="Times New Roman"/>
          <w:color w:val="000000"/>
        </w:rPr>
        <w:t>we buil</w:t>
      </w:r>
      <w:r w:rsidR="00A4160F">
        <w:rPr>
          <w:rFonts w:ascii="Times New Roman" w:eastAsia="Times New Roman" w:hAnsi="Times New Roman" w:cs="Times New Roman"/>
          <w:color w:val="000000"/>
        </w:rPr>
        <w:t>t</w:t>
      </w:r>
      <w:r w:rsidR="00131749" w:rsidRPr="003F6374">
        <w:rPr>
          <w:rFonts w:ascii="Times New Roman" w:eastAsia="Times New Roman" w:hAnsi="Times New Roman" w:cs="Times New Roman"/>
          <w:color w:val="000000"/>
        </w:rPr>
        <w:t xml:space="preserve"> an open source exploratory model </w:t>
      </w:r>
      <w:r w:rsidR="00A4160F">
        <w:rPr>
          <w:rFonts w:ascii="Times New Roman" w:eastAsia="Times New Roman" w:hAnsi="Times New Roman" w:cs="Times New Roman"/>
          <w:color w:val="000000"/>
        </w:rPr>
        <w:t>for the Colorado River basin</w:t>
      </w:r>
      <w:r w:rsidR="002A2D66">
        <w:rPr>
          <w:rFonts w:ascii="Times New Roman" w:eastAsia="Times New Roman" w:hAnsi="Times New Roman" w:cs="Times New Roman"/>
          <w:color w:val="000000"/>
        </w:rPr>
        <w:t>. We 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w:t>
      </w:r>
      <w:r w:rsidR="002A2D66" w:rsidRPr="003F6374">
        <w:rPr>
          <w:rFonts w:ascii="Times New Roman" w:eastAsia="Times New Roman" w:hAnsi="Times New Roman" w:cs="Times New Roman"/>
          <w:color w:val="000000"/>
        </w:rPr>
        <w:t xml:space="preserve">his model to </w:t>
      </w:r>
      <w:r w:rsidR="002A2D66">
        <w:rPr>
          <w:rFonts w:ascii="Times New Roman" w:eastAsia="Times New Roman" w:hAnsi="Times New Roman" w:cs="Times New Roman"/>
          <w:color w:val="000000"/>
        </w:rPr>
        <w:t>perform</w:t>
      </w:r>
      <w:r w:rsidR="002A2D66" w:rsidRPr="003F6374">
        <w:rPr>
          <w:rFonts w:ascii="Times New Roman" w:eastAsia="Times New Roman" w:hAnsi="Times New Roman" w:cs="Times New Roman"/>
          <w:color w:val="000000"/>
        </w:rPr>
        <w:t xml:space="preserve"> sensitivity analysis to </w:t>
      </w:r>
      <w:r w:rsidR="002A2D66">
        <w:rPr>
          <w:rFonts w:ascii="Times New Roman" w:eastAsia="Times New Roman" w:hAnsi="Times New Roman" w:cs="Times New Roman"/>
          <w:color w:val="000000"/>
        </w:rPr>
        <w:t>evaluate</w:t>
      </w:r>
      <w:r w:rsidR="002A2D66" w:rsidRPr="003F6374">
        <w:rPr>
          <w:rFonts w:ascii="Times New Roman" w:eastAsia="Times New Roman" w:hAnsi="Times New Roman" w:cs="Times New Roman"/>
          <w:color w:val="000000"/>
        </w:rPr>
        <w:t xml:space="preserve"> under what conditions the system is vulnerable</w:t>
      </w:r>
      <w:r w:rsidR="002A2D66">
        <w:rPr>
          <w:rFonts w:ascii="Times New Roman" w:eastAsia="Times New Roman" w:hAnsi="Times New Roman" w:cs="Times New Roman"/>
          <w:color w:val="000000"/>
        </w:rPr>
        <w:t>.</w:t>
      </w:r>
      <w:r w:rsidR="002A2D66" w:rsidRPr="003F6374">
        <w:rPr>
          <w:rFonts w:ascii="Times New Roman" w:eastAsia="Times New Roman" w:hAnsi="Times New Roman" w:cs="Times New Roman"/>
          <w:color w:val="000000"/>
        </w:rPr>
        <w:t xml:space="preserve"> </w:t>
      </w:r>
      <w:r w:rsidR="002A2D66">
        <w:rPr>
          <w:rFonts w:ascii="Times New Roman" w:eastAsia="Times New Roman" w:hAnsi="Times New Roman" w:cs="Times New Roman"/>
          <w:color w:val="000000"/>
        </w:rPr>
        <w:t xml:space="preserve">We </w:t>
      </w:r>
      <w:r w:rsidR="00A4160F">
        <w:rPr>
          <w:rFonts w:ascii="Times New Roman" w:eastAsia="Times New Roman" w:hAnsi="Times New Roman" w:cs="Times New Roman"/>
          <w:color w:val="000000"/>
        </w:rPr>
        <w:t xml:space="preserve">also </w:t>
      </w:r>
      <w:r w:rsidR="002A2D66">
        <w:rPr>
          <w:rFonts w:ascii="Times New Roman" w:eastAsia="Times New Roman" w:hAnsi="Times New Roman" w:cs="Times New Roman"/>
          <w:color w:val="000000"/>
        </w:rPr>
        <w:t>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this model to test the performance of </w:t>
      </w:r>
      <w:r w:rsidR="00D00E5E">
        <w:rPr>
          <w:rFonts w:ascii="Times New Roman" w:eastAsia="Times New Roman" w:hAnsi="Times New Roman" w:cs="Times New Roman"/>
          <w:color w:val="000000"/>
        </w:rPr>
        <w:t>adaptive policies</w:t>
      </w:r>
      <w:r w:rsidR="002A2D66">
        <w:rPr>
          <w:rFonts w:ascii="Times New Roman" w:eastAsia="Times New Roman" w:hAnsi="Times New Roman" w:cs="Times New Roman"/>
          <w:color w:val="000000"/>
        </w:rPr>
        <w:t xml:space="preserve"> </w:t>
      </w:r>
      <w:r w:rsidR="00D00E5E">
        <w:rPr>
          <w:rFonts w:ascii="Times New Roman" w:eastAsia="Times New Roman" w:hAnsi="Times New Roman" w:cs="Times New Roman"/>
          <w:color w:val="000000"/>
        </w:rPr>
        <w:t>and</w:t>
      </w:r>
      <w:r w:rsidR="002A2D66">
        <w:rPr>
          <w:rFonts w:ascii="Times New Roman" w:eastAsia="Times New Roman" w:hAnsi="Times New Roman" w:cs="Times New Roman"/>
          <w:color w:val="000000"/>
        </w:rPr>
        <w:t xml:space="preserve"> existing policies. Th</w:t>
      </w:r>
      <w:r w:rsidR="00A4160F">
        <w:rPr>
          <w:rFonts w:ascii="Times New Roman" w:eastAsia="Times New Roman" w:hAnsi="Times New Roman" w:cs="Times New Roman"/>
          <w:color w:val="000000"/>
        </w:rPr>
        <w:t xml:space="preserve">is paper </w:t>
      </w:r>
      <w:r w:rsidR="002A2D66">
        <w:rPr>
          <w:rFonts w:ascii="Times New Roman" w:eastAsia="Times New Roman" w:hAnsi="Times New Roman" w:cs="Times New Roman"/>
          <w:color w:val="000000"/>
        </w:rPr>
        <w:t>contribut</w:t>
      </w:r>
      <w:r w:rsidR="00A4160F">
        <w:rPr>
          <w:rFonts w:ascii="Times New Roman" w:eastAsia="Times New Roman" w:hAnsi="Times New Roman" w:cs="Times New Roman"/>
          <w:color w:val="000000"/>
        </w:rPr>
        <w:t>es</w:t>
      </w:r>
      <w:r w:rsidR="00142250">
        <w:rPr>
          <w:rFonts w:ascii="Times New Roman" w:eastAsia="Times New Roman" w:hAnsi="Times New Roman" w:cs="Times New Roman"/>
          <w:color w:val="000000"/>
        </w:rPr>
        <w:t xml:space="preserve"> an</w:t>
      </w:r>
      <w:r w:rsidR="002A2D66">
        <w:rPr>
          <w:rFonts w:ascii="Times New Roman" w:eastAsia="Times New Roman" w:hAnsi="Times New Roman" w:cs="Times New Roman"/>
          <w:color w:val="000000"/>
        </w:rPr>
        <w:t>:</w:t>
      </w:r>
    </w:p>
    <w:p w14:paraId="3A074014" w14:textId="2E1AFAB5"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A</w:t>
      </w:r>
      <w:r w:rsidR="002A2D66" w:rsidRPr="008545F3">
        <w:rPr>
          <w:rFonts w:ascii="Times New Roman" w:eastAsia="Times New Roman" w:hAnsi="Times New Roman" w:cs="Times New Roman"/>
          <w:color w:val="000000"/>
        </w:rPr>
        <w:t>daptive policy that</w:t>
      </w:r>
      <w:r w:rsidR="00A4160F">
        <w:rPr>
          <w:rFonts w:ascii="Times New Roman" w:eastAsia="Times New Roman" w:hAnsi="Times New Roman" w:cs="Times New Roman"/>
          <w:color w:val="000000"/>
        </w:rPr>
        <w:t xml:space="preserve"> adapts </w:t>
      </w:r>
      <w:r>
        <w:rPr>
          <w:rFonts w:ascii="Times New Roman" w:eastAsia="Times New Roman" w:hAnsi="Times New Roman" w:cs="Times New Roman"/>
          <w:color w:val="000000"/>
        </w:rPr>
        <w:t xml:space="preserve">basin depletions to </w:t>
      </w:r>
      <w:proofErr w:type="spellStart"/>
      <w:r w:rsidR="002A2D66" w:rsidRPr="008545F3">
        <w:rPr>
          <w:rFonts w:ascii="Times New Roman" w:eastAsia="Times New Roman" w:hAnsi="Times New Roman" w:cs="Times New Roman"/>
          <w:color w:val="000000"/>
        </w:rPr>
        <w:t>streamflow</w:t>
      </w:r>
      <w:r>
        <w:rPr>
          <w:rFonts w:ascii="Times New Roman" w:eastAsia="Times New Roman" w:hAnsi="Times New Roman" w:cs="Times New Roman"/>
          <w:color w:val="000000"/>
        </w:rPr>
        <w:t>s</w:t>
      </w:r>
      <w:proofErr w:type="spellEnd"/>
      <w:r>
        <w:rPr>
          <w:rFonts w:ascii="Times New Roman" w:eastAsia="Times New Roman" w:hAnsi="Times New Roman" w:cs="Times New Roman"/>
          <w:color w:val="000000"/>
        </w:rPr>
        <w:t>.</w:t>
      </w:r>
    </w:p>
    <w:p w14:paraId="69E7E375" w14:textId="08E9D437"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O</w:t>
      </w:r>
      <w:r w:rsidR="002A2D66" w:rsidRPr="008545F3">
        <w:rPr>
          <w:rFonts w:ascii="Times New Roman" w:eastAsia="Times New Roman" w:hAnsi="Times New Roman" w:cs="Times New Roman"/>
          <w:color w:val="000000"/>
        </w:rPr>
        <w:t>pen source python model for the Colorado River system</w:t>
      </w:r>
      <w:r>
        <w:rPr>
          <w:rFonts w:ascii="Times New Roman" w:eastAsia="Times New Roman" w:hAnsi="Times New Roman" w:cs="Times New Roman"/>
          <w:color w:val="000000"/>
        </w:rPr>
        <w:t>.</w:t>
      </w:r>
      <w:r w:rsidR="002A2D66" w:rsidRPr="008545F3">
        <w:rPr>
          <w:rFonts w:ascii="Times New Roman" w:eastAsia="Times New Roman" w:hAnsi="Times New Roman" w:cs="Times New Roman"/>
          <w:color w:val="000000"/>
        </w:rPr>
        <w:t xml:space="preserve"> </w:t>
      </w:r>
    </w:p>
    <w:p w14:paraId="11F11CBB" w14:textId="5216DF50" w:rsidR="002A2D66" w:rsidRPr="008545F3"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Exploration of Colorado River</w:t>
      </w:r>
      <w:r w:rsidR="00142250">
        <w:rPr>
          <w:rFonts w:ascii="Times New Roman" w:eastAsia="Times New Roman" w:hAnsi="Times New Roman" w:cs="Times New Roman"/>
          <w:color w:val="000000"/>
        </w:rPr>
        <w:t xml:space="preserve"> system</w:t>
      </w:r>
      <w:r w:rsidRPr="008545F3">
        <w:rPr>
          <w:rFonts w:ascii="Times New Roman" w:eastAsia="Times New Roman" w:hAnsi="Times New Roman" w:cs="Times New Roman"/>
          <w:color w:val="000000"/>
        </w:rPr>
        <w:t xml:space="preserve"> vulnerabilities under different hydrologic conditions</w:t>
      </w:r>
      <w:r w:rsidR="00142250">
        <w:rPr>
          <w:rFonts w:ascii="Times New Roman" w:eastAsia="Times New Roman" w:hAnsi="Times New Roman" w:cs="Times New Roman"/>
          <w:color w:val="000000"/>
        </w:rPr>
        <w:t>.</w:t>
      </w:r>
    </w:p>
    <w:p w14:paraId="3FE47271" w14:textId="7E5F945E" w:rsidR="002A2D66"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Evaluation of the performance of ADP and DCP</w:t>
      </w:r>
      <w:r w:rsidR="000966D4">
        <w:rPr>
          <w:rFonts w:ascii="Times New Roman" w:eastAsia="Times New Roman" w:hAnsi="Times New Roman" w:cs="Times New Roman"/>
          <w:color w:val="000000"/>
        </w:rPr>
        <w:t xml:space="preserve"> under severe drought conditions</w:t>
      </w:r>
      <w:r w:rsidR="00142250">
        <w:rPr>
          <w:rFonts w:ascii="Times New Roman" w:eastAsia="Times New Roman" w:hAnsi="Times New Roman" w:cs="Times New Roman"/>
          <w:color w:val="000000"/>
        </w:rPr>
        <w:t>.</w:t>
      </w:r>
    </w:p>
    <w:p w14:paraId="33CBDC9A" w14:textId="4AD85018" w:rsidR="007C17AB" w:rsidRPr="008545F3" w:rsidRDefault="00D107F5"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Strategies</w:t>
      </w:r>
      <w:r w:rsidR="007C17AB">
        <w:rPr>
          <w:rFonts w:ascii="Times New Roman" w:eastAsia="Times New Roman" w:hAnsi="Times New Roman" w:cs="Times New Roman"/>
          <w:color w:val="000000"/>
        </w:rPr>
        <w:t xml:space="preserve"> for users to conserve larger water volumes identified by the adaptive policy.</w:t>
      </w:r>
    </w:p>
    <w:p w14:paraId="3AB9E8A8" w14:textId="617DD9EC" w:rsidR="003F6374" w:rsidRPr="003F6374" w:rsidRDefault="003F6374" w:rsidP="000F17E4">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Section 2</w:t>
      </w:r>
      <w:r w:rsidR="00142250">
        <w:rPr>
          <w:rFonts w:ascii="Times New Roman" w:eastAsia="Times New Roman" w:hAnsi="Times New Roman" w:cs="Times New Roman"/>
          <w:color w:val="000000"/>
        </w:rPr>
        <w:t xml:space="preserve"> of the paper</w:t>
      </w:r>
      <w:r w:rsidRPr="003F6374">
        <w:rPr>
          <w:rFonts w:ascii="Times New Roman" w:eastAsia="Times New Roman" w:hAnsi="Times New Roman" w:cs="Times New Roman"/>
          <w:color w:val="000000"/>
        </w:rPr>
        <w:t xml:space="preserve"> introduces the exploratory model. Section 3 provides a Colorado River case study introducing details of </w:t>
      </w:r>
      <w:r w:rsidR="0055469D">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 simulation model, </w:t>
      </w:r>
      <w:r w:rsidR="00142250">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reservoir</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adaptive policies designed for the Colorado River. Section 4 </w:t>
      </w:r>
      <w:r w:rsidR="00E849A4">
        <w:rPr>
          <w:rFonts w:ascii="Times New Roman" w:eastAsia="Times New Roman" w:hAnsi="Times New Roman" w:cs="Times New Roman"/>
          <w:color w:val="000000"/>
        </w:rPr>
        <w:t>shares</w:t>
      </w:r>
      <w:r w:rsidRPr="003F6374">
        <w:rPr>
          <w:rFonts w:ascii="Times New Roman" w:eastAsia="Times New Roman" w:hAnsi="Times New Roman" w:cs="Times New Roman"/>
          <w:color w:val="000000"/>
        </w:rPr>
        <w:t xml:space="preserve"> example results for model validation, sensitivity analysis</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reservoir simulations under adaptive policies across different hydrologic traces. Section 5 </w:t>
      </w:r>
      <w:r w:rsidR="00E849A4">
        <w:rPr>
          <w:rFonts w:ascii="Times New Roman" w:eastAsia="Times New Roman" w:hAnsi="Times New Roman" w:cs="Times New Roman"/>
          <w:color w:val="000000"/>
        </w:rPr>
        <w:t xml:space="preserve">discusses how to </w:t>
      </w:r>
      <w:r w:rsidR="00142250">
        <w:rPr>
          <w:rFonts w:ascii="Times New Roman" w:eastAsia="Times New Roman" w:hAnsi="Times New Roman" w:cs="Times New Roman"/>
          <w:color w:val="000000"/>
        </w:rPr>
        <w:t>encourage users to</w:t>
      </w:r>
      <w:r w:rsidR="00E849A4">
        <w:rPr>
          <w:rFonts w:ascii="Times New Roman" w:eastAsia="Times New Roman" w:hAnsi="Times New Roman" w:cs="Times New Roman"/>
          <w:color w:val="000000"/>
        </w:rPr>
        <w:t xml:space="preserve"> conserve </w:t>
      </w:r>
      <w:r w:rsidR="007C17AB">
        <w:rPr>
          <w:rFonts w:ascii="Times New Roman" w:eastAsia="Times New Roman" w:hAnsi="Times New Roman" w:cs="Times New Roman"/>
          <w:color w:val="000000"/>
        </w:rPr>
        <w:t>larger</w:t>
      </w:r>
      <w:r w:rsidR="00E849A4">
        <w:rPr>
          <w:rFonts w:ascii="Times New Roman" w:eastAsia="Times New Roman" w:hAnsi="Times New Roman" w:cs="Times New Roman"/>
          <w:color w:val="000000"/>
        </w:rPr>
        <w:t xml:space="preserve"> water volumes identified by the adaptive policy. </w:t>
      </w:r>
      <w:r w:rsidRPr="003F6374">
        <w:rPr>
          <w:rFonts w:ascii="Times New Roman" w:eastAsia="Times New Roman" w:hAnsi="Times New Roman" w:cs="Times New Roman"/>
          <w:color w:val="000000"/>
        </w:rPr>
        <w:t>A final section summarizes the model contributions to manage for an uncertain future and future work.</w:t>
      </w:r>
    </w:p>
    <w:p w14:paraId="091F48A8" w14:textId="77777777"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Open-source exploratory model description</w:t>
      </w:r>
    </w:p>
    <w:p w14:paraId="5D76FD20" w14:textId="2B6CD688" w:rsidR="003F6374" w:rsidRPr="003F6374" w:rsidRDefault="00C630B2" w:rsidP="000F17E4">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 o</w:t>
      </w:r>
      <w:r w:rsidR="003F6374" w:rsidRPr="003F6374">
        <w:rPr>
          <w:rFonts w:ascii="Times New Roman" w:eastAsia="Times New Roman" w:hAnsi="Times New Roman" w:cs="Times New Roman"/>
          <w:color w:val="000000"/>
        </w:rPr>
        <w:t>pen-source</w:t>
      </w:r>
      <w:r w:rsidR="0055469D">
        <w:rPr>
          <w:rFonts w:ascii="Times New Roman" w:eastAsia="Times New Roman" w:hAnsi="Times New Roman" w:cs="Times New Roman"/>
          <w:color w:val="000000"/>
        </w:rPr>
        <w:t xml:space="preserve"> exploratory</w:t>
      </w:r>
      <w:r w:rsidR="003F6374" w:rsidRPr="003F6374">
        <w:rPr>
          <w:rFonts w:ascii="Times New Roman" w:eastAsia="Times New Roman" w:hAnsi="Times New Roman" w:cs="Times New Roman"/>
          <w:color w:val="000000"/>
        </w:rPr>
        <w:t xml:space="preserve"> model provide</w:t>
      </w:r>
      <w:r>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data, model, code, and directions to use </w:t>
      </w:r>
      <w:r w:rsidR="0055469D">
        <w:rPr>
          <w:rFonts w:ascii="Times New Roman" w:eastAsia="Times New Roman" w:hAnsi="Times New Roman" w:cs="Times New Roman"/>
          <w:color w:val="000000"/>
        </w:rPr>
        <w:t>in</w:t>
      </w:r>
      <w:r w:rsidR="0055469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 public repository without promise or budget for ongoing support</w:t>
      </w:r>
      <w:r w:rsidR="0055469D">
        <w:rPr>
          <w:rFonts w:ascii="Times New Roman" w:eastAsia="Times New Roman" w:hAnsi="Times New Roman" w:cs="Times New Roman"/>
          <w:color w:val="000000"/>
        </w:rPr>
        <w:t xml:space="preserve">. This </w:t>
      </w:r>
      <w:r w:rsidR="003F6374" w:rsidRPr="003F6374">
        <w:rPr>
          <w:rFonts w:ascii="Times New Roman" w:eastAsia="Times New Roman" w:hAnsi="Times New Roman" w:cs="Times New Roman"/>
          <w:color w:val="000000"/>
        </w:rPr>
        <w:t xml:space="preserve">contrasts with a paid, proprietary model such as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/CRSS</w:t>
      </w:r>
      <w:r w:rsidR="0055469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where payment also grants the user access to technical support.</w:t>
      </w:r>
      <w:r w:rsidR="0055469D" w:rsidRPr="003F6374" w:rsidDel="0055469D">
        <w:rPr>
          <w:rFonts w:ascii="Times New Roman" w:eastAsia="Times New Roman" w:hAnsi="Times New Roman" w:cs="Times New Roman"/>
          <w:color w:val="000000"/>
        </w:rPr>
        <w:t xml:space="preserve"> </w:t>
      </w:r>
      <w:r w:rsidR="0055469D">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he open-source exploratory model</w:t>
      </w:r>
      <w:r w:rsidR="0055469D">
        <w:rPr>
          <w:rFonts w:ascii="Times New Roman" w:eastAsia="Times New Roman" w:hAnsi="Times New Roman" w:cs="Times New Roman"/>
          <w:color w:val="000000"/>
        </w:rPr>
        <w:t xml:space="preserve"> in this research</w:t>
      </w:r>
      <w:r w:rsidR="003F6374" w:rsidRPr="003F6374">
        <w:rPr>
          <w:rFonts w:ascii="Times New Roman" w:eastAsia="Times New Roman" w:hAnsi="Times New Roman" w:cs="Times New Roman"/>
          <w:color w:val="000000"/>
        </w:rPr>
        <w:t xml:space="preserve"> uses object-oriented programming to classify different kinds of objects, such as reservoirs</w:t>
      </w:r>
      <w:r w:rsidR="00C96B2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users</w:t>
      </w:r>
      <w:r w:rsidR="0055469D">
        <w:rPr>
          <w:rFonts w:ascii="Times New Roman" w:eastAsia="Times New Roman" w:hAnsi="Times New Roman" w:cs="Times New Roman"/>
          <w:color w:val="000000"/>
        </w:rPr>
        <w:t>,</w:t>
      </w:r>
      <w:r w:rsidR="00C96B24">
        <w:rPr>
          <w:rFonts w:ascii="Times New Roman" w:eastAsia="Times New Roman" w:hAnsi="Times New Roman" w:cs="Times New Roman"/>
          <w:color w:val="000000"/>
        </w:rPr>
        <w:t xml:space="preserve"> and rivers</w:t>
      </w:r>
      <w:r w:rsidR="003F6374" w:rsidRPr="003F6374">
        <w:rPr>
          <w:rFonts w:ascii="Times New Roman" w:eastAsia="Times New Roman" w:hAnsi="Times New Roman" w:cs="Times New Roman"/>
          <w:color w:val="000000"/>
        </w:rPr>
        <w:t>. The model is also equipped with different modules for different analys</w:t>
      </w:r>
      <w:r w:rsidR="00EC11FE">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s and simulation</w:t>
      </w:r>
      <w:r w:rsidR="00EC11F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These modules communicate with each other within the exploratory model. Python </w:t>
      </w:r>
      <w:r w:rsidR="00EC11FE">
        <w:rPr>
          <w:rFonts w:ascii="Times New Roman" w:eastAsia="Times New Roman" w:hAnsi="Times New Roman" w:cs="Times New Roman"/>
          <w:color w:val="000000"/>
        </w:rPr>
        <w:t>was</w:t>
      </w:r>
      <w:r w:rsidR="003F6374" w:rsidRPr="003F6374">
        <w:rPr>
          <w:rFonts w:ascii="Times New Roman" w:eastAsia="Times New Roman" w:hAnsi="Times New Roman" w:cs="Times New Roman"/>
          <w:color w:val="000000"/>
        </w:rPr>
        <w:t xml:space="preserve"> selected as the programming language because (1) more and more water resource scientists </w:t>
      </w:r>
      <w:r w:rsidR="0055469D">
        <w:rPr>
          <w:rFonts w:ascii="Times New Roman" w:eastAsia="Times New Roman" w:hAnsi="Times New Roman" w:cs="Times New Roman"/>
          <w:color w:val="000000"/>
        </w:rPr>
        <w:t>are</w:t>
      </w:r>
      <w:r w:rsidR="003F6374" w:rsidRPr="003F6374">
        <w:rPr>
          <w:rFonts w:ascii="Times New Roman" w:eastAsia="Times New Roman" w:hAnsi="Times New Roman" w:cs="Times New Roman"/>
          <w:color w:val="000000"/>
        </w:rPr>
        <w:t xml:space="preserve"> us</w:t>
      </w:r>
      <w:r w:rsidR="0055469D">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Python</w:t>
      </w:r>
      <w:r w:rsidR="00EE07AE">
        <w:rPr>
          <w:rFonts w:ascii="Times New Roman" w:eastAsia="Times New Roman" w:hAnsi="Times New Roman" w:cs="Times New Roman"/>
          <w:color w:val="000000"/>
        </w:rPr>
        <w:t xml:space="preserve"> (Kn</w:t>
      </w:r>
      <w:r w:rsidR="00080CC5">
        <w:rPr>
          <w:rFonts w:ascii="Times New Roman" w:eastAsia="Times New Roman" w:hAnsi="Times New Roman" w:cs="Times New Roman"/>
          <w:color w:val="000000"/>
        </w:rPr>
        <w:t>ox et al., 2018</w:t>
      </w:r>
      <w:r w:rsidR="00FE1CF3">
        <w:rPr>
          <w:rFonts w:ascii="Times New Roman" w:eastAsia="Times New Roman" w:hAnsi="Times New Roman" w:cs="Times New Roman"/>
          <w:color w:val="000000"/>
        </w:rPr>
        <w:t xml:space="preserve">; </w:t>
      </w:r>
      <w:r w:rsidR="00FE1CF3" w:rsidRPr="001E351B">
        <w:rPr>
          <w:rFonts w:ascii="TimesNewRomanPSMT" w:hAnsi="TimesNewRomanPSMT" w:cs="TimesNewRomanPSMT"/>
          <w:color w:val="000000"/>
        </w:rPr>
        <w:t>Smith</w:t>
      </w:r>
      <w:r w:rsidR="00FE1CF3">
        <w:rPr>
          <w:rFonts w:ascii="TimesNewRomanPSMT" w:hAnsi="TimesNewRomanPSMT" w:cs="TimesNewRomanPSMT"/>
          <w:color w:val="000000"/>
        </w:rPr>
        <w:t xml:space="preserve"> et al., 2018</w:t>
      </w:r>
      <w:r w:rsidR="00D420F0">
        <w:rPr>
          <w:rFonts w:ascii="TimesNewRomanPSMT" w:hAnsi="TimesNewRomanPSMT" w:cs="TimesNewRomanPSMT"/>
          <w:color w:val="000000"/>
        </w:rPr>
        <w:t xml:space="preserve">; </w:t>
      </w:r>
      <w:r w:rsidR="00D420F0" w:rsidRPr="00D420F0">
        <w:rPr>
          <w:rFonts w:ascii="TimesNewRomanPSMT" w:hAnsi="TimesNewRomanPSMT" w:cs="TimesNewRomanPSMT"/>
        </w:rPr>
        <w:t>Díaz-González</w:t>
      </w:r>
      <w:r w:rsidR="00D420F0">
        <w:rPr>
          <w:rFonts w:ascii="TimesNewRomanPSMT" w:hAnsi="TimesNewRomanPSMT" w:cs="TimesNewRomanPSMT"/>
        </w:rPr>
        <w:t xml:space="preserve"> et al., 2021</w:t>
      </w:r>
      <w:r w:rsidR="00EE07A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(2) it enables object-oriented programming, and (3) it supports a large number of data processing and plotting libraries.  </w:t>
      </w:r>
    </w:p>
    <w:p w14:paraId="38D99821"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2.1 Basic setup and running a simulation</w:t>
      </w:r>
    </w:p>
    <w:p w14:paraId="7640912E" w14:textId="4A1CAC80"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1: Develop a water resources system network by creating instances of reservoirs</w:t>
      </w:r>
      <w:r w:rsidR="00CF3A96">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users</w:t>
      </w:r>
      <w:r w:rsidR="00EC11FE">
        <w:rPr>
          <w:rFonts w:ascii="Times New Roman" w:eastAsia="Times New Roman" w:hAnsi="Times New Roman" w:cs="Times New Roman"/>
          <w:color w:val="000000"/>
        </w:rPr>
        <w:t>,</w:t>
      </w:r>
      <w:r w:rsidR="00CF3A96">
        <w:rPr>
          <w:rFonts w:ascii="Times New Roman" w:eastAsia="Times New Roman" w:hAnsi="Times New Roman" w:cs="Times New Roman"/>
          <w:color w:val="000000"/>
        </w:rPr>
        <w:t xml:space="preserve"> and rivers</w:t>
      </w:r>
      <w:r w:rsidRPr="003F6374">
        <w:rPr>
          <w:rFonts w:ascii="Times New Roman" w:eastAsia="Times New Roman" w:hAnsi="Times New Roman" w:cs="Times New Roman"/>
          <w:color w:val="000000"/>
        </w:rPr>
        <w:t xml:space="preserve"> classes.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The exploratory model structure</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system as a network, which consist</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of nodes and links. A node can represent a reservoir or a user. </w:t>
      </w:r>
      <w:r w:rsidR="00E849A4">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“Reservoir” </w:t>
      </w:r>
      <w:r w:rsidR="00E849A4">
        <w:rPr>
          <w:rFonts w:ascii="Times New Roman" w:eastAsia="Times New Roman" w:hAnsi="Times New Roman" w:cs="Times New Roman"/>
          <w:color w:val="000000"/>
        </w:rPr>
        <w:t xml:space="preserve">node </w:t>
      </w:r>
      <w:r w:rsidRPr="003F6374">
        <w:rPr>
          <w:rFonts w:ascii="Times New Roman" w:eastAsia="Times New Roman" w:hAnsi="Times New Roman" w:cs="Times New Roman"/>
          <w:color w:val="000000"/>
        </w:rPr>
        <w:t xml:space="preserve">class is the parent class for all reservoirs, </w:t>
      </w:r>
      <w:r w:rsidR="00A807B6">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it includes basic properties such as elevation, storage, inflow, outflow, spill</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etc. This class also provides some basic functions</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such as converting from storage to elevation. The “User” class has a demand property to represent how much water i</w:t>
      </w:r>
      <w:r w:rsidR="001602B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require</w:t>
      </w:r>
      <w:r w:rsidR="001602B8">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in each time step. Failure </w:t>
      </w:r>
      <w:r w:rsidR="001602B8">
        <w:rPr>
          <w:rFonts w:ascii="Times New Roman" w:eastAsia="Times New Roman" w:hAnsi="Times New Roman" w:cs="Times New Roman"/>
          <w:color w:val="000000"/>
        </w:rPr>
        <w:t>to</w:t>
      </w:r>
      <w:r w:rsidR="001602B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meet this demand is defined as water shortage. </w:t>
      </w:r>
      <w:r w:rsidR="00080CC5" w:rsidRPr="003F6374">
        <w:rPr>
          <w:rFonts w:ascii="Times New Roman" w:eastAsia="Times New Roman" w:hAnsi="Times New Roman" w:cs="Times New Roman"/>
          <w:color w:val="000000"/>
        </w:rPr>
        <w:t>A link connects two different nodes.</w:t>
      </w:r>
      <w:r w:rsidR="00080CC5">
        <w:rPr>
          <w:rFonts w:ascii="Times New Roman" w:eastAsia="Times New Roman" w:hAnsi="Times New Roman" w:cs="Times New Roman"/>
          <w:color w:val="000000"/>
        </w:rPr>
        <w:t xml:space="preserve"> </w:t>
      </w:r>
      <w:r w:rsidR="001602B8">
        <w:rPr>
          <w:rFonts w:ascii="Times New Roman" w:eastAsia="Times New Roman" w:hAnsi="Times New Roman" w:cs="Times New Roman"/>
          <w:color w:val="000000"/>
        </w:rPr>
        <w:t xml:space="preserve">The </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class links two nodes from upstream to downstream. </w:t>
      </w:r>
      <w:r w:rsidR="004356DD">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ore specific reservoir, user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river</w:t>
      </w:r>
      <w:r w:rsidR="004356DD">
        <w:rPr>
          <w:rFonts w:ascii="Times New Roman" w:eastAsia="Times New Roman" w:hAnsi="Times New Roman" w:cs="Times New Roman"/>
          <w:color w:val="000000"/>
        </w:rPr>
        <w:t xml:space="preserve"> classes can </w:t>
      </w:r>
      <w:r w:rsidRPr="003F6374">
        <w:rPr>
          <w:rFonts w:ascii="Times New Roman" w:eastAsia="Times New Roman" w:hAnsi="Times New Roman" w:cs="Times New Roman"/>
          <w:color w:val="000000"/>
        </w:rPr>
        <w:t xml:space="preserve">be defined </w:t>
      </w:r>
      <w:r w:rsidR="004356DD">
        <w:rPr>
          <w:rFonts w:ascii="Times New Roman" w:eastAsia="Times New Roman" w:hAnsi="Times New Roman" w:cs="Times New Roman"/>
          <w:color w:val="000000"/>
        </w:rPr>
        <w:t>and</w:t>
      </w:r>
      <w:r w:rsidRPr="003F6374">
        <w:rPr>
          <w:rFonts w:ascii="Times New Roman" w:eastAsia="Times New Roman" w:hAnsi="Times New Roman" w:cs="Times New Roman"/>
          <w:color w:val="000000"/>
        </w:rPr>
        <w:t xml:space="preserve"> inherit</w:t>
      </w:r>
      <w:r w:rsidR="004356DD">
        <w:rPr>
          <w:rFonts w:ascii="Times New Roman" w:eastAsia="Times New Roman" w:hAnsi="Times New Roman" w:cs="Times New Roman"/>
          <w:color w:val="000000"/>
        </w:rPr>
        <w:t xml:space="preserve"> properties</w:t>
      </w:r>
      <w:r w:rsidRPr="003F6374">
        <w:rPr>
          <w:rFonts w:ascii="Times New Roman" w:eastAsia="Times New Roman" w:hAnsi="Times New Roman" w:cs="Times New Roman"/>
          <w:color w:val="000000"/>
        </w:rPr>
        <w:t xml:space="preserve"> from the three </w:t>
      </w:r>
      <w:r w:rsidR="004356DD">
        <w:rPr>
          <w:rFonts w:ascii="Times New Roman" w:eastAsia="Times New Roman" w:hAnsi="Times New Roman" w:cs="Times New Roman"/>
          <w:color w:val="000000"/>
        </w:rPr>
        <w:t xml:space="preserve">base </w:t>
      </w:r>
      <w:r w:rsidRPr="003F6374">
        <w:rPr>
          <w:rFonts w:ascii="Times New Roman" w:eastAsia="Times New Roman" w:hAnsi="Times New Roman" w:cs="Times New Roman"/>
          <w:color w:val="000000"/>
        </w:rPr>
        <w:t>classes. </w:t>
      </w:r>
    </w:p>
    <w:p w14:paraId="7040BAEC" w14:textId="3C720197" w:rsidR="003F6374" w:rsidRPr="003F6374" w:rsidRDefault="003F6374" w:rsidP="00EE07AE">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Step 2: </w:t>
      </w:r>
      <w:r w:rsidR="004356DD">
        <w:rPr>
          <w:rFonts w:ascii="Times New Roman" w:eastAsia="Times New Roman" w:hAnsi="Times New Roman" w:cs="Times New Roman"/>
          <w:color w:val="000000"/>
        </w:rPr>
        <w:t>Specify i</w:t>
      </w:r>
      <w:r w:rsidRPr="003F6374">
        <w:rPr>
          <w:rFonts w:ascii="Times New Roman" w:eastAsia="Times New Roman" w:hAnsi="Times New Roman" w:cs="Times New Roman"/>
          <w:color w:val="000000"/>
        </w:rPr>
        <w:t>nput parameters</w:t>
      </w:r>
      <w:r w:rsidR="0059643E">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scenarios</w:t>
      </w:r>
      <w:r w:rsidR="00EE07AE">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Similar</w:t>
      </w:r>
      <w:r w:rsidRPr="003F6374">
        <w:rPr>
          <w:rFonts w:ascii="Times New Roman" w:eastAsia="Times New Roman" w:hAnsi="Times New Roman" w:cs="Times New Roman"/>
          <w:color w:val="000000"/>
        </w:rPr>
        <w:t xml:space="preserve"> to many other rule-based simulation models, the exploratory model requires input </w:t>
      </w:r>
      <w:r w:rsidR="00B718D7">
        <w:rPr>
          <w:rFonts w:ascii="Times New Roman" w:eastAsia="Times New Roman" w:hAnsi="Times New Roman" w:cs="Times New Roman"/>
          <w:color w:val="000000"/>
        </w:rPr>
        <w:t xml:space="preserve">of basic </w:t>
      </w:r>
      <w:r w:rsidRPr="003F6374">
        <w:rPr>
          <w:rFonts w:ascii="Times New Roman" w:eastAsia="Times New Roman" w:hAnsi="Times New Roman" w:cs="Times New Roman"/>
          <w:color w:val="000000"/>
        </w:rPr>
        <w:t>reservoir parameters, inflow scenarios for each reservoir</w:t>
      </w:r>
      <w:r w:rsidR="00B718D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demand scenarios for each water user. The exploratory model provides </w:t>
      </w:r>
      <w:r w:rsidR="00142250">
        <w:rPr>
          <w:rFonts w:ascii="Times New Roman" w:eastAsia="Times New Roman" w:hAnsi="Times New Roman" w:cs="Times New Roman"/>
          <w:color w:val="000000"/>
        </w:rPr>
        <w:t>tools</w:t>
      </w:r>
      <w:r w:rsidRPr="003F6374">
        <w:rPr>
          <w:rFonts w:ascii="Times New Roman" w:eastAsia="Times New Roman" w:hAnsi="Times New Roman" w:cs="Times New Roman"/>
          <w:color w:val="000000"/>
        </w:rPr>
        <w:t xml:space="preserve"> to import data and export results. </w:t>
      </w:r>
    </w:p>
    <w:p w14:paraId="352570BA" w14:textId="748C2B1B"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3: Develop operating rules</w:t>
      </w:r>
      <w:r w:rsidR="00286DA6">
        <w:rPr>
          <w:rFonts w:ascii="Times New Roman" w:eastAsia="Times New Roman" w:hAnsi="Times New Roman" w:cs="Times New Roman"/>
          <w:color w:val="000000"/>
        </w:rPr>
        <w:t xml:space="preserve"> to specify</w:t>
      </w:r>
      <w:r w:rsidRPr="003F6374">
        <w:rPr>
          <w:rFonts w:ascii="Times New Roman" w:eastAsia="Times New Roman" w:hAnsi="Times New Roman" w:cs="Times New Roman"/>
          <w:color w:val="000000"/>
        </w:rPr>
        <w:t xml:space="preserve"> when and how much water to release f</w:t>
      </w:r>
      <w:r w:rsidR="004356DD">
        <w:rPr>
          <w:rFonts w:ascii="Times New Roman" w:eastAsia="Times New Roman" w:hAnsi="Times New Roman" w:cs="Times New Roman"/>
          <w:color w:val="000000"/>
        </w:rPr>
        <w:t>rom</w:t>
      </w:r>
      <w:r w:rsidRPr="003F6374">
        <w:rPr>
          <w:rFonts w:ascii="Times New Roman" w:eastAsia="Times New Roman" w:hAnsi="Times New Roman" w:cs="Times New Roman"/>
          <w:color w:val="000000"/>
        </w:rPr>
        <w:t xml:space="preserve"> each reservoir. In the exploratory model, all operating rules are defined in “ReleaseFunction.py</w:t>
      </w:r>
      <w:r w:rsidR="0022642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and the</w:t>
      </w:r>
      <w:r w:rsidR="00226420">
        <w:rPr>
          <w:rFonts w:ascii="Times New Roman" w:eastAsia="Times New Roman" w:hAnsi="Times New Roman" w:cs="Times New Roman"/>
          <w:color w:val="000000"/>
        </w:rPr>
        <w:t>ir</w:t>
      </w:r>
      <w:r w:rsidRPr="003F6374">
        <w:rPr>
          <w:rFonts w:ascii="Times New Roman" w:eastAsia="Times New Roman" w:hAnsi="Times New Roman" w:cs="Times New Roman"/>
          <w:color w:val="000000"/>
        </w:rPr>
        <w:t xml:space="preserve"> active state</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are controlled in </w:t>
      </w:r>
      <w:r w:rsidR="00226420">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“policyControl.py”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Users are allowed to develop their own operating rules by expanding the “ReleaseFunction.py”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w:t>
      </w:r>
    </w:p>
    <w:p w14:paraId="509DFCDA" w14:textId="405E9F79"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Step 4: </w:t>
      </w:r>
      <w:r w:rsidR="004356D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imulat</w:t>
      </w:r>
      <w:r w:rsidR="004356DD">
        <w:rPr>
          <w:rFonts w:ascii="Times New Roman" w:eastAsia="Times New Roman" w:hAnsi="Times New Roman" w:cs="Times New Roman"/>
          <w:color w:val="000000"/>
        </w:rPr>
        <w:t>e scenarios</w:t>
      </w:r>
      <w:r w:rsidRPr="003F6374">
        <w:rPr>
          <w:rFonts w:ascii="Times New Roman" w:eastAsia="Times New Roman" w:hAnsi="Times New Roman" w:cs="Times New Roman"/>
          <w:color w:val="000000"/>
        </w:rPr>
        <w:t xml:space="preserve"> and output results.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Simulation</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start by running the “start.py” </w:t>
      </w:r>
      <w:r w:rsidR="00E72078" w:rsidRPr="003F6374">
        <w:rPr>
          <w:rFonts w:ascii="Times New Roman" w:eastAsia="Times New Roman" w:hAnsi="Times New Roman" w:cs="Times New Roman"/>
          <w:color w:val="000000"/>
        </w:rPr>
        <w:t xml:space="preserve">script </w:t>
      </w:r>
      <w:r w:rsidRPr="003F6374">
        <w:rPr>
          <w:rFonts w:ascii="Times New Roman" w:eastAsia="Times New Roman" w:hAnsi="Times New Roman" w:cs="Times New Roman"/>
          <w:color w:val="000000"/>
        </w:rPr>
        <w:t xml:space="preserve">in the “simulation” folder. The model will then </w:t>
      </w:r>
      <w:r w:rsidR="004356DD">
        <w:rPr>
          <w:rFonts w:ascii="Times New Roman" w:eastAsia="Times New Roman" w:hAnsi="Times New Roman" w:cs="Times New Roman"/>
          <w:color w:val="000000"/>
        </w:rPr>
        <w:t xml:space="preserve">use the defined rules to </w:t>
      </w:r>
      <w:r w:rsidRPr="003F6374">
        <w:rPr>
          <w:rFonts w:ascii="Times New Roman" w:eastAsia="Times New Roman" w:hAnsi="Times New Roman" w:cs="Times New Roman"/>
          <w:color w:val="000000"/>
        </w:rPr>
        <w:t>simulate the system from the beginning to the end of the planning horizon from upstream reservoirs to downstream reservoirs</w:t>
      </w:r>
      <w:r w:rsidR="004356DD">
        <w:rPr>
          <w:rFonts w:ascii="Times New Roman" w:eastAsia="Times New Roman" w:hAnsi="Times New Roman" w:cs="Times New Roman"/>
          <w:color w:val="000000"/>
        </w:rPr>
        <w:t xml:space="preserve"> across specified hydrologic and demand scenarios</w:t>
      </w:r>
      <w:r w:rsidRPr="003F6374">
        <w:rPr>
          <w:rFonts w:ascii="Times New Roman" w:eastAsia="Times New Roman" w:hAnsi="Times New Roman" w:cs="Times New Roman"/>
          <w:color w:val="000000"/>
        </w:rPr>
        <w:t>. After simulation, the exploratory model export</w:t>
      </w:r>
      <w:r w:rsidR="00286DA6">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reservoir inflows, elevations, storages</w:t>
      </w:r>
      <w:r w:rsidR="0059643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4356DD">
        <w:rPr>
          <w:rFonts w:ascii="Times New Roman" w:eastAsia="Times New Roman" w:hAnsi="Times New Roman" w:cs="Times New Roman"/>
          <w:color w:val="000000"/>
        </w:rPr>
        <w:t>releases</w:t>
      </w:r>
      <w:r w:rsidRPr="003F6374">
        <w:rPr>
          <w:rFonts w:ascii="Times New Roman" w:eastAsia="Times New Roman" w:hAnsi="Times New Roman" w:cs="Times New Roman"/>
          <w:color w:val="000000"/>
        </w:rPr>
        <w:t>, user demands</w:t>
      </w:r>
      <w:r w:rsidR="004356D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shortages. Users are allowed to change the default export setting and custom</w:t>
      </w:r>
      <w:r w:rsidR="00226420">
        <w:rPr>
          <w:rFonts w:ascii="Times New Roman" w:eastAsia="Times New Roman" w:hAnsi="Times New Roman" w:cs="Times New Roman"/>
          <w:color w:val="000000"/>
        </w:rPr>
        <w:t>ize</w:t>
      </w:r>
      <w:r w:rsidRPr="003F6374">
        <w:rPr>
          <w:rFonts w:ascii="Times New Roman" w:eastAsia="Times New Roman" w:hAnsi="Times New Roman" w:cs="Times New Roman"/>
          <w:color w:val="000000"/>
        </w:rPr>
        <w:t xml:space="preserve"> results to export.</w:t>
      </w:r>
    </w:p>
    <w:p w14:paraId="2E58645C"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2.2 Sensitivity analysis and adaptive management </w:t>
      </w:r>
    </w:p>
    <w:p w14:paraId="04138984" w14:textId="2C609322" w:rsidR="007E1DE0" w:rsidRPr="007E1DE0" w:rsidRDefault="007E1DE0" w:rsidP="000F17E4">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Multidimensional </w:t>
      </w:r>
      <w:r>
        <w:rPr>
          <w:rFonts w:ascii="Times New Roman" w:eastAsia="Times New Roman" w:hAnsi="Times New Roman" w:cs="Times New Roman"/>
          <w:color w:val="000000"/>
        </w:rPr>
        <w:t>uncertainty</w:t>
      </w:r>
      <w:r w:rsidRPr="003F6374">
        <w:rPr>
          <w:rFonts w:ascii="Times New Roman" w:eastAsia="Times New Roman" w:hAnsi="Times New Roman" w:cs="Times New Roman"/>
          <w:color w:val="000000"/>
        </w:rPr>
        <w:t xml:space="preserve"> analysis can reveal the effects of </w:t>
      </w:r>
      <w:r w:rsidR="00286DA6">
        <w:rPr>
          <w:rFonts w:ascii="Times New Roman" w:eastAsia="Times New Roman" w:hAnsi="Times New Roman" w:cs="Times New Roman"/>
          <w:color w:val="000000"/>
        </w:rPr>
        <w:t xml:space="preserve">multiple </w:t>
      </w:r>
      <w:r w:rsidRPr="003F6374">
        <w:rPr>
          <w:rFonts w:ascii="Times New Roman" w:eastAsia="Times New Roman" w:hAnsi="Times New Roman" w:cs="Times New Roman"/>
          <w:color w:val="000000"/>
        </w:rPr>
        <w:t xml:space="preserve">uncertain factors on the activity or system of interest. It </w:t>
      </w:r>
      <w:r>
        <w:rPr>
          <w:rFonts w:ascii="Times New Roman" w:eastAsia="Times New Roman" w:hAnsi="Times New Roman" w:cs="Times New Roman"/>
          <w:color w:val="000000"/>
        </w:rPr>
        <w:t>was</w:t>
      </w:r>
      <w:r w:rsidRPr="003F6374">
        <w:rPr>
          <w:rFonts w:ascii="Times New Roman" w:eastAsia="Times New Roman" w:hAnsi="Times New Roman" w:cs="Times New Roman"/>
          <w:color w:val="000000"/>
        </w:rPr>
        <w:t xml:space="preserve"> used in Brown et al. (2012) to help understand how decisions are sensitive to uncertain changing precipitation, temperature, and other factors.</w:t>
      </w:r>
      <w:r>
        <w:rPr>
          <w:rFonts w:ascii="Times New Roman" w:eastAsia="Times New Roman" w:hAnsi="Times New Roman" w:cs="Times New Roman"/>
          <w:color w:val="000000"/>
        </w:rPr>
        <w:t xml:space="preserve"> T</w:t>
      </w:r>
      <w:r w:rsidR="003F6374" w:rsidRPr="003F6374">
        <w:rPr>
          <w:rFonts w:ascii="Times New Roman" w:eastAsia="Times New Roman" w:hAnsi="Times New Roman" w:cs="Times New Roman"/>
          <w:color w:val="000000"/>
        </w:rPr>
        <w:t xml:space="preserve">he exploratory model provides </w:t>
      </w:r>
      <w:r>
        <w:rPr>
          <w:rFonts w:ascii="Times New Roman" w:eastAsia="Times New Roman" w:hAnsi="Times New Roman" w:cs="Times New Roman"/>
          <w:color w:val="000000"/>
        </w:rPr>
        <w:t xml:space="preserve">such </w:t>
      </w:r>
      <w:r w:rsidR="003F6374" w:rsidRPr="003F6374">
        <w:rPr>
          <w:rFonts w:ascii="Times New Roman" w:eastAsia="Times New Roman" w:hAnsi="Times New Roman" w:cs="Times New Roman"/>
          <w:color w:val="000000"/>
        </w:rPr>
        <w:t xml:space="preserve">a tool </w:t>
      </w:r>
      <w:r w:rsidR="00286DA6">
        <w:rPr>
          <w:rFonts w:ascii="Times New Roman" w:eastAsia="Times New Roman" w:hAnsi="Times New Roman" w:cs="Times New Roman"/>
          <w:color w:val="000000"/>
        </w:rPr>
        <w:t>to help</w:t>
      </w:r>
      <w:r w:rsidR="003F6374" w:rsidRPr="003F6374">
        <w:rPr>
          <w:rFonts w:ascii="Times New Roman" w:eastAsia="Times New Roman" w:hAnsi="Times New Roman" w:cs="Times New Roman"/>
          <w:color w:val="000000"/>
        </w:rPr>
        <w:t xml:space="preserve"> identify </w:t>
      </w:r>
      <w:r w:rsidR="00226420">
        <w:rPr>
          <w:rFonts w:ascii="Times New Roman" w:eastAsia="Times New Roman" w:hAnsi="Times New Roman" w:cs="Times New Roman"/>
          <w:color w:val="000000"/>
        </w:rPr>
        <w:t xml:space="preserve">the </w:t>
      </w:r>
      <w:r w:rsidR="001C11F9">
        <w:rPr>
          <w:rFonts w:ascii="Times New Roman" w:eastAsia="Times New Roman" w:hAnsi="Times New Roman" w:cs="Times New Roman"/>
          <w:color w:val="000000"/>
        </w:rPr>
        <w:t>combinations of future streamflow, user demands, and operating policies that push</w:t>
      </w:r>
      <w:r w:rsidR="003F6374" w:rsidRPr="003F6374">
        <w:rPr>
          <w:rFonts w:ascii="Times New Roman" w:eastAsia="Times New Roman" w:hAnsi="Times New Roman" w:cs="Times New Roman"/>
          <w:color w:val="000000"/>
        </w:rPr>
        <w:t xml:space="preserve"> the system in</w:t>
      </w:r>
      <w:r w:rsidR="001C11F9">
        <w:rPr>
          <w:rFonts w:ascii="Times New Roman" w:eastAsia="Times New Roman" w:hAnsi="Times New Roman" w:cs="Times New Roman"/>
          <w:color w:val="000000"/>
        </w:rPr>
        <w:t>to</w:t>
      </w:r>
      <w:r w:rsidR="003F6374" w:rsidRPr="003F6374">
        <w:rPr>
          <w:rFonts w:ascii="Times New Roman" w:eastAsia="Times New Roman" w:hAnsi="Times New Roman" w:cs="Times New Roman"/>
          <w:color w:val="000000"/>
        </w:rPr>
        <w:t xml:space="preserve"> vulnerable </w:t>
      </w:r>
      <w:r w:rsidR="001C11F9">
        <w:rPr>
          <w:rFonts w:ascii="Times New Roman" w:eastAsia="Times New Roman" w:hAnsi="Times New Roman" w:cs="Times New Roman"/>
          <w:color w:val="000000"/>
        </w:rPr>
        <w:t xml:space="preserve">or undesirable </w:t>
      </w:r>
      <w:r w:rsidR="003F6374" w:rsidRPr="003F6374">
        <w:rPr>
          <w:rFonts w:ascii="Times New Roman" w:eastAsia="Times New Roman" w:hAnsi="Times New Roman" w:cs="Times New Roman"/>
          <w:color w:val="000000"/>
        </w:rPr>
        <w:t>state</w:t>
      </w:r>
      <w:r w:rsidR="001C11F9">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w:t>
      </w:r>
      <w:r w:rsidR="001C11F9" w:rsidRPr="003F6374">
        <w:rPr>
          <w:rFonts w:ascii="Times New Roman" w:eastAsia="Times New Roman" w:hAnsi="Times New Roman" w:cs="Times New Roman"/>
          <w:color w:val="000000"/>
        </w:rPr>
        <w:t>The insight</w:t>
      </w:r>
      <w:r w:rsidR="001C11F9">
        <w:rPr>
          <w:rFonts w:ascii="Times New Roman" w:eastAsia="Times New Roman" w:hAnsi="Times New Roman" w:cs="Times New Roman"/>
          <w:color w:val="000000"/>
        </w:rPr>
        <w:t>s</w:t>
      </w:r>
      <w:r w:rsidR="001C11F9" w:rsidRPr="003F6374">
        <w:rPr>
          <w:rFonts w:ascii="Times New Roman" w:eastAsia="Times New Roman" w:hAnsi="Times New Roman" w:cs="Times New Roman"/>
          <w:color w:val="000000"/>
        </w:rPr>
        <w:t xml:space="preserve"> from sensitivity analysis </w:t>
      </w:r>
      <w:r w:rsidR="001C11F9">
        <w:rPr>
          <w:rFonts w:ascii="Times New Roman" w:eastAsia="Times New Roman" w:hAnsi="Times New Roman" w:cs="Times New Roman"/>
          <w:color w:val="000000"/>
        </w:rPr>
        <w:t>can</w:t>
      </w:r>
      <w:r w:rsidR="001C11F9" w:rsidRPr="003F6374">
        <w:rPr>
          <w:rFonts w:ascii="Times New Roman" w:eastAsia="Times New Roman" w:hAnsi="Times New Roman" w:cs="Times New Roman"/>
          <w:color w:val="000000"/>
        </w:rPr>
        <w:t xml:space="preserve"> help guide when/how to </w:t>
      </w:r>
      <w:r w:rsidR="001C11F9">
        <w:rPr>
          <w:rFonts w:ascii="Times New Roman" w:eastAsia="Times New Roman" w:hAnsi="Times New Roman" w:cs="Times New Roman"/>
          <w:color w:val="000000"/>
        </w:rPr>
        <w:t>adapt</w:t>
      </w:r>
      <w:r w:rsidR="001C11F9" w:rsidRPr="003F6374">
        <w:rPr>
          <w:rFonts w:ascii="Times New Roman" w:eastAsia="Times New Roman" w:hAnsi="Times New Roman" w:cs="Times New Roman"/>
          <w:color w:val="000000"/>
        </w:rPr>
        <w:t xml:space="preserve"> operating policies </w:t>
      </w:r>
      <w:r w:rsidR="001C11F9">
        <w:rPr>
          <w:rFonts w:ascii="Times New Roman" w:eastAsia="Times New Roman" w:hAnsi="Times New Roman" w:cs="Times New Roman"/>
          <w:color w:val="000000"/>
        </w:rPr>
        <w:t>to avoid</w:t>
      </w:r>
      <w:r w:rsidR="001C11F9" w:rsidRPr="003F6374">
        <w:rPr>
          <w:rFonts w:ascii="Times New Roman" w:eastAsia="Times New Roman" w:hAnsi="Times New Roman" w:cs="Times New Roman"/>
          <w:color w:val="000000"/>
        </w:rPr>
        <w:t xml:space="preserve"> system failure.</w:t>
      </w:r>
      <w:r w:rsidR="001C11F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In the exploratory model, adaptive operating rules can be defined in the “ReleaseFunction.py” </w:t>
      </w:r>
      <w:r w:rsidR="00E72078" w:rsidRPr="003F6374">
        <w:rPr>
          <w:rFonts w:ascii="Times New Roman" w:eastAsia="Times New Roman" w:hAnsi="Times New Roman" w:cs="Times New Roman"/>
          <w:color w:val="000000"/>
        </w:rPr>
        <w:t xml:space="preserve">script </w:t>
      </w:r>
      <w:r w:rsidR="003F6374" w:rsidRPr="003F6374">
        <w:rPr>
          <w:rFonts w:ascii="Times New Roman" w:eastAsia="Times New Roman" w:hAnsi="Times New Roman" w:cs="Times New Roman"/>
          <w:color w:val="000000"/>
        </w:rPr>
        <w:t xml:space="preserve">as other operating rules. Since all reservoir simulation data and results are assigned and calculated within the network object introduced in section 2.1, the adaptive rules </w:t>
      </w:r>
      <w:r w:rsidR="001C11F9">
        <w:rPr>
          <w:rFonts w:ascii="Times New Roman" w:eastAsia="Times New Roman" w:hAnsi="Times New Roman" w:cs="Times New Roman"/>
          <w:color w:val="000000"/>
        </w:rPr>
        <w:t>can</w:t>
      </w:r>
      <w:r w:rsidR="003F6374" w:rsidRPr="003F6374">
        <w:rPr>
          <w:rFonts w:ascii="Times New Roman" w:eastAsia="Times New Roman" w:hAnsi="Times New Roman" w:cs="Times New Roman"/>
          <w:color w:val="000000"/>
        </w:rPr>
        <w:t xml:space="preserve"> use the latest system information to determine how much water</w:t>
      </w:r>
      <w:r w:rsidR="00476AB0">
        <w:rPr>
          <w:rFonts w:ascii="Times New Roman" w:eastAsia="Times New Roman" w:hAnsi="Times New Roman" w:cs="Times New Roman"/>
          <w:color w:val="000000"/>
        </w:rPr>
        <w:t xml:space="preserve"> </w:t>
      </w:r>
      <w:r w:rsidR="00476AB0" w:rsidRPr="003F6374">
        <w:rPr>
          <w:rFonts w:ascii="Times New Roman" w:eastAsia="Times New Roman" w:hAnsi="Times New Roman" w:cs="Times New Roman"/>
          <w:color w:val="000000"/>
        </w:rPr>
        <w:t>users</w:t>
      </w:r>
      <w:r w:rsidR="001C11F9">
        <w:rPr>
          <w:rFonts w:ascii="Times New Roman" w:eastAsia="Times New Roman" w:hAnsi="Times New Roman" w:cs="Times New Roman"/>
          <w:color w:val="000000"/>
        </w:rPr>
        <w:t xml:space="preserve"> should conserve</w:t>
      </w:r>
      <w:r w:rsidR="003F6374" w:rsidRPr="003F6374">
        <w:rPr>
          <w:rFonts w:ascii="Times New Roman" w:eastAsia="Times New Roman" w:hAnsi="Times New Roman" w:cs="Times New Roman"/>
          <w:color w:val="000000"/>
        </w:rPr>
        <w:t xml:space="preserve"> and how much</w:t>
      </w:r>
      <w:r w:rsidR="00476AB0">
        <w:rPr>
          <w:rFonts w:ascii="Times New Roman" w:eastAsia="Times New Roman" w:hAnsi="Times New Roman" w:cs="Times New Roman"/>
          <w:color w:val="000000"/>
        </w:rPr>
        <w:t xml:space="preserve"> water</w:t>
      </w:r>
      <w:r w:rsidR="003F6374" w:rsidRPr="003F6374">
        <w:rPr>
          <w:rFonts w:ascii="Times New Roman" w:eastAsia="Times New Roman" w:hAnsi="Times New Roman" w:cs="Times New Roman"/>
          <w:color w:val="000000"/>
        </w:rPr>
        <w:t xml:space="preserve"> to release from reservoirs. </w:t>
      </w:r>
    </w:p>
    <w:p w14:paraId="4EFAF34C" w14:textId="06412404"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2.3 Linking in additional models</w:t>
      </w:r>
    </w:p>
    <w:p w14:paraId="0C548188" w14:textId="125668CF"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In modern water </w:t>
      </w:r>
      <w:r w:rsidR="00EC3733">
        <w:rPr>
          <w:rFonts w:ascii="Times New Roman" w:eastAsia="Times New Roman" w:hAnsi="Times New Roman" w:cs="Times New Roman"/>
          <w:color w:val="000000"/>
        </w:rPr>
        <w:t>re</w:t>
      </w:r>
      <w:r w:rsidRPr="003F6374">
        <w:rPr>
          <w:rFonts w:ascii="Times New Roman" w:eastAsia="Times New Roman" w:hAnsi="Times New Roman" w:cs="Times New Roman"/>
          <w:color w:val="000000"/>
        </w:rPr>
        <w:t>sources planning and management, reservoir</w:t>
      </w:r>
      <w:r w:rsidR="001C11F9">
        <w:rPr>
          <w:rFonts w:ascii="Times New Roman" w:eastAsia="Times New Roman" w:hAnsi="Times New Roman" w:cs="Times New Roman"/>
          <w:color w:val="000000"/>
        </w:rPr>
        <w:t xml:space="preserve"> release</w:t>
      </w:r>
      <w:r w:rsidRPr="003F6374">
        <w:rPr>
          <w:rFonts w:ascii="Times New Roman" w:eastAsia="Times New Roman" w:hAnsi="Times New Roman" w:cs="Times New Roman"/>
          <w:color w:val="000000"/>
        </w:rPr>
        <w:t xml:space="preserve"> decisions also affect other aspects of the system, such as hydropower generation</w:t>
      </w:r>
      <w:r w:rsidR="003424EB">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river ecosystems. No one model do</w:t>
      </w:r>
      <w:r w:rsidR="00EC3733">
        <w:rPr>
          <w:rFonts w:ascii="Times New Roman" w:eastAsia="Times New Roman" w:hAnsi="Times New Roman" w:cs="Times New Roman"/>
          <w:color w:val="000000"/>
        </w:rPr>
        <w:t>es</w:t>
      </w:r>
      <w:r w:rsidRPr="003F6374">
        <w:rPr>
          <w:rFonts w:ascii="Times New Roman" w:eastAsia="Times New Roman" w:hAnsi="Times New Roman" w:cs="Times New Roman"/>
          <w:color w:val="000000"/>
        </w:rPr>
        <w:t xml:space="preserve"> all these things</w:t>
      </w:r>
      <w:r w:rsidR="00EC3733">
        <w:rPr>
          <w:rFonts w:ascii="Times New Roman" w:eastAsia="Times New Roman" w:hAnsi="Times New Roman" w:cs="Times New Roman"/>
          <w:color w:val="000000"/>
        </w:rPr>
        <w:t xml:space="preserve"> well</w:t>
      </w:r>
      <w:r w:rsidR="00286DA6">
        <w:rPr>
          <w:rFonts w:ascii="Times New Roman" w:eastAsia="Times New Roman" w:hAnsi="Times New Roman" w:cs="Times New Roman"/>
          <w:color w:val="000000"/>
        </w:rPr>
        <w:t>. Instead</w:t>
      </w:r>
      <w:r w:rsidR="00EC373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couple to other models that are more capable in those areas. As an example, the current version of the exploratory model is coupled with a </w:t>
      </w:r>
      <w:r w:rsidR="001C11F9">
        <w:rPr>
          <w:rFonts w:ascii="Times New Roman" w:eastAsia="Times New Roman" w:hAnsi="Times New Roman" w:cs="Times New Roman"/>
          <w:color w:val="000000"/>
        </w:rPr>
        <w:t xml:space="preserve">release temperature and </w:t>
      </w:r>
      <w:r w:rsidRPr="003F6374">
        <w:rPr>
          <w:rFonts w:ascii="Times New Roman" w:eastAsia="Times New Roman" w:hAnsi="Times New Roman" w:cs="Times New Roman"/>
          <w:color w:val="000000"/>
        </w:rPr>
        <w:t>reservoir water surface elevation</w:t>
      </w:r>
      <w:r w:rsidR="00503B4C">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model to help predict the temperature of water released from </w:t>
      </w:r>
      <w:r w:rsidR="00286DA6">
        <w:rPr>
          <w:rFonts w:ascii="Times New Roman" w:eastAsia="Times New Roman" w:hAnsi="Times New Roman" w:cs="Times New Roman"/>
          <w:color w:val="000000"/>
        </w:rPr>
        <w:t>Glen Canyon</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am</w:t>
      </w:r>
      <w:r w:rsidR="00A81B12">
        <w:rPr>
          <w:rFonts w:ascii="Times New Roman" w:eastAsia="Times New Roman" w:hAnsi="Times New Roman" w:cs="Times New Roman"/>
          <w:color w:val="000000"/>
        </w:rPr>
        <w:t xml:space="preserve"> </w:t>
      </w:r>
      <w:r w:rsidR="00A81B12" w:rsidRPr="00A81B12">
        <w:rPr>
          <w:rFonts w:ascii="Times New Roman" w:eastAsia="Times New Roman" w:hAnsi="Times New Roman" w:cs="Times New Roman"/>
          <w:color w:val="000000"/>
        </w:rPr>
        <w:t>(</w:t>
      </w:r>
      <w:r w:rsidR="00A81B12">
        <w:rPr>
          <w:rFonts w:ascii="Times New Roman" w:eastAsia="Times New Roman" w:hAnsi="Times New Roman" w:cs="Times New Roman"/>
          <w:color w:val="000000"/>
        </w:rPr>
        <w:t xml:space="preserve">Section </w:t>
      </w:r>
      <w:r w:rsidR="00A81B12" w:rsidRPr="00A81B12">
        <w:rPr>
          <w:rFonts w:ascii="Times New Roman" w:eastAsia="Times New Roman" w:hAnsi="Times New Roman" w:cs="Times New Roman"/>
          <w:color w:val="000000"/>
        </w:rPr>
        <w:t>5.2</w:t>
      </w:r>
      <w:r w:rsidR="00A81B12">
        <w:rPr>
          <w:rFonts w:ascii="Times New Roman" w:eastAsia="Times New Roman" w:hAnsi="Times New Roman" w:cs="Times New Roman"/>
          <w:color w:val="000000"/>
        </w:rPr>
        <w:t>, Wheeler et al., 2021</w:t>
      </w:r>
      <w:r w:rsidR="00A81B12" w:rsidRPr="00A81B1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C11F9">
        <w:rPr>
          <w:rFonts w:ascii="Times New Roman" w:eastAsia="Times New Roman" w:hAnsi="Times New Roman" w:cs="Times New Roman"/>
          <w:color w:val="000000"/>
        </w:rPr>
        <w:t>In the Grand Canyon below Lake Powell, r</w:t>
      </w:r>
      <w:r w:rsidRPr="003F6374">
        <w:rPr>
          <w:rFonts w:ascii="Times New Roman" w:eastAsia="Times New Roman" w:hAnsi="Times New Roman" w:cs="Times New Roman"/>
          <w:color w:val="000000"/>
        </w:rPr>
        <w:t xml:space="preserve">elease temperature is a key factor </w:t>
      </w:r>
      <w:r w:rsidR="001C11F9">
        <w:rPr>
          <w:rFonts w:ascii="Times New Roman" w:eastAsia="Times New Roman" w:hAnsi="Times New Roman" w:cs="Times New Roman"/>
          <w:color w:val="000000"/>
        </w:rPr>
        <w:t>that effects</w:t>
      </w:r>
      <w:r w:rsidRPr="003F6374">
        <w:rPr>
          <w:rFonts w:ascii="Times New Roman" w:eastAsia="Times New Roman" w:hAnsi="Times New Roman" w:cs="Times New Roman"/>
          <w:color w:val="000000"/>
        </w:rPr>
        <w:t xml:space="preserve"> downstream river temperature</w:t>
      </w:r>
      <w:r w:rsidR="001C11F9">
        <w:rPr>
          <w:rFonts w:ascii="Times New Roman" w:eastAsia="Times New Roman" w:hAnsi="Times New Roman" w:cs="Times New Roman"/>
          <w:color w:val="000000"/>
        </w:rPr>
        <w:t xml:space="preserve">. Downstream river temperature </w:t>
      </w:r>
      <w:r w:rsidRPr="003F6374">
        <w:rPr>
          <w:rFonts w:ascii="Times New Roman" w:eastAsia="Times New Roman" w:hAnsi="Times New Roman" w:cs="Times New Roman"/>
          <w:color w:val="000000"/>
        </w:rPr>
        <w:t>is a fundamental driver of ecosystem structure because river temperature creates habitats suitable for different</w:t>
      </w:r>
      <w:r w:rsidR="001C11F9">
        <w:rPr>
          <w:rFonts w:ascii="Times New Roman" w:eastAsia="Times New Roman" w:hAnsi="Times New Roman" w:cs="Times New Roman"/>
          <w:color w:val="000000"/>
        </w:rPr>
        <w:t xml:space="preserve"> native and invasive</w:t>
      </w:r>
      <w:r w:rsidRPr="003F6374">
        <w:rPr>
          <w:rFonts w:ascii="Times New Roman" w:eastAsia="Times New Roman" w:hAnsi="Times New Roman" w:cs="Times New Roman"/>
          <w:color w:val="000000"/>
        </w:rPr>
        <w:t xml:space="preserve"> fish species.</w:t>
      </w:r>
    </w:p>
    <w:p w14:paraId="297671F1" w14:textId="3EF05950"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Case Study: Colorado River Basin</w:t>
      </w:r>
    </w:p>
    <w:p w14:paraId="0A74D61F" w14:textId="17FF7D4E"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The Colorado River </w:t>
      </w:r>
      <w:r w:rsidR="001C4DF0">
        <w:rPr>
          <w:rFonts w:ascii="Times New Roman" w:eastAsia="Times New Roman" w:hAnsi="Times New Roman" w:cs="Times New Roman"/>
          <w:color w:val="000000"/>
        </w:rPr>
        <w:t>B</w:t>
      </w:r>
      <w:r w:rsidRPr="003F6374">
        <w:rPr>
          <w:rFonts w:ascii="Times New Roman" w:eastAsia="Times New Roman" w:hAnsi="Times New Roman" w:cs="Times New Roman"/>
          <w:color w:val="000000"/>
        </w:rPr>
        <w:t xml:space="preserve">asin </w:t>
      </w:r>
      <w:r w:rsidR="00503B4C">
        <w:rPr>
          <w:rFonts w:ascii="Times New Roman" w:eastAsia="Times New Roman" w:hAnsi="Times New Roman" w:cs="Times New Roman"/>
          <w:color w:val="000000"/>
        </w:rPr>
        <w:t>encompasses</w:t>
      </w:r>
      <w:r w:rsidR="0060644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approximately 8% of the continental United States </w:t>
      </w:r>
      <w:r w:rsidR="00606448">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provides water supply, irrigation water, and hydroelectricity to 40 million people in the United States and Mexico.</w:t>
      </w:r>
      <w:r w:rsidR="00610B50">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iver management in the early and mid-20th century </w:t>
      </w:r>
      <w:r w:rsidR="00117AB4">
        <w:rPr>
          <w:rFonts w:ascii="Times New Roman" w:eastAsia="Times New Roman" w:hAnsi="Times New Roman" w:cs="Times New Roman"/>
          <w:color w:val="000000"/>
        </w:rPr>
        <w:t>focused</w:t>
      </w:r>
      <w:r w:rsidR="00117AB4"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on water supply and hydroelectricity production</w:t>
      </w:r>
      <w:r w:rsidR="003F5CC8">
        <w:rPr>
          <w:rFonts w:ascii="Times New Roman" w:eastAsia="Times New Roman" w:hAnsi="Times New Roman" w:cs="Times New Roman"/>
          <w:color w:val="000000"/>
        </w:rPr>
        <w:t xml:space="preserve"> whereas</w:t>
      </w:r>
      <w:r w:rsidR="003F5CC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modern management also considers ecosystem services provided by the river, native and endemic species that are endangered or threatened, and protection and enhancement of national park system units. </w:t>
      </w:r>
      <w:r w:rsidR="00117AB4">
        <w:rPr>
          <w:rFonts w:ascii="Times New Roman" w:eastAsia="Times New Roman" w:hAnsi="Times New Roman" w:cs="Times New Roman"/>
          <w:color w:val="000000"/>
        </w:rPr>
        <w:t>Many factors will affect the f</w:t>
      </w:r>
      <w:r w:rsidRPr="003F6374">
        <w:rPr>
          <w:rFonts w:ascii="Times New Roman" w:eastAsia="Times New Roman" w:hAnsi="Times New Roman" w:cs="Times New Roman"/>
          <w:color w:val="000000"/>
        </w:rPr>
        <w:t xml:space="preserve">uture management of the Colorado River, including </w:t>
      </w:r>
      <w:r w:rsidR="003F5CC8">
        <w:rPr>
          <w:rFonts w:ascii="Times New Roman" w:eastAsia="Times New Roman" w:hAnsi="Times New Roman" w:cs="Times New Roman"/>
          <w:color w:val="000000"/>
        </w:rPr>
        <w:t>increasing air temperature</w:t>
      </w:r>
      <w:r w:rsidRPr="003F6374">
        <w:rPr>
          <w:rFonts w:ascii="Times New Roman" w:eastAsia="Times New Roman" w:hAnsi="Times New Roman" w:cs="Times New Roman"/>
          <w:color w:val="000000"/>
        </w:rPr>
        <w:t xml:space="preserve">, decreasing watershed runoff, population growth, changing patterns of consumptive use, </w:t>
      </w:r>
      <w:r w:rsidR="003F5CC8">
        <w:rPr>
          <w:rFonts w:ascii="Times New Roman" w:eastAsia="Times New Roman" w:hAnsi="Times New Roman" w:cs="Times New Roman"/>
          <w:color w:val="000000"/>
        </w:rPr>
        <w:t>preferential filling of</w:t>
      </w:r>
      <w:r w:rsidRPr="003F6374">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 xml:space="preserve">some </w:t>
      </w:r>
      <w:r w:rsidRPr="003F6374">
        <w:rPr>
          <w:rFonts w:ascii="Times New Roman" w:eastAsia="Times New Roman" w:hAnsi="Times New Roman" w:cs="Times New Roman"/>
          <w:color w:val="000000"/>
        </w:rPr>
        <w:t>reservoirs, changes in the temperature of water released from reservoirs, changes in river ecosystems (especially fish communities), changing societal values</w:t>
      </w:r>
      <w:r w:rsidR="003F5CC8">
        <w:rPr>
          <w:rFonts w:ascii="Times New Roman" w:eastAsia="Times New Roman" w:hAnsi="Times New Roman" w:cs="Times New Roman"/>
          <w:color w:val="000000"/>
        </w:rPr>
        <w:t xml:space="preserve">, </w:t>
      </w:r>
      <w:r w:rsidR="003F5CC8" w:rsidRPr="003F6374">
        <w:rPr>
          <w:rFonts w:ascii="Times New Roman" w:eastAsia="Times New Roman" w:hAnsi="Times New Roman" w:cs="Times New Roman"/>
          <w:color w:val="000000"/>
        </w:rPr>
        <w:t>evolving water allocation policies,</w:t>
      </w:r>
      <w:r w:rsidR="003F5CC8">
        <w:rPr>
          <w:rFonts w:ascii="Times New Roman" w:eastAsia="Times New Roman" w:hAnsi="Times New Roman" w:cs="Times New Roman"/>
          <w:color w:val="000000"/>
        </w:rPr>
        <w:t xml:space="preserve"> and the location and extent of water conservation efforts</w:t>
      </w:r>
      <w:r w:rsidRPr="003F6374">
        <w:rPr>
          <w:rFonts w:ascii="Times New Roman" w:eastAsia="Times New Roman" w:hAnsi="Times New Roman" w:cs="Times New Roman"/>
          <w:color w:val="000000"/>
        </w:rPr>
        <w:t xml:space="preserve">. Many of these factors are difficult to predict, especially </w:t>
      </w:r>
      <w:r w:rsidR="00117AB4">
        <w:rPr>
          <w:rFonts w:ascii="Times New Roman" w:eastAsia="Times New Roman" w:hAnsi="Times New Roman" w:cs="Times New Roman"/>
          <w:color w:val="000000"/>
        </w:rPr>
        <w:t xml:space="preserve">for </w:t>
      </w:r>
      <w:r w:rsidRPr="003F6374">
        <w:rPr>
          <w:rFonts w:ascii="Times New Roman" w:eastAsia="Times New Roman" w:hAnsi="Times New Roman" w:cs="Times New Roman"/>
          <w:color w:val="000000"/>
        </w:rPr>
        <w:t xml:space="preserve">several decades </w:t>
      </w:r>
      <w:r w:rsidR="00117AB4">
        <w:rPr>
          <w:rFonts w:ascii="Times New Roman" w:eastAsia="Times New Roman" w:hAnsi="Times New Roman" w:cs="Times New Roman"/>
          <w:color w:val="000000"/>
        </w:rPr>
        <w:t>in the future</w:t>
      </w:r>
      <w:r w:rsidRPr="003F6374">
        <w:rPr>
          <w:rFonts w:ascii="Times New Roman" w:eastAsia="Times New Roman" w:hAnsi="Times New Roman" w:cs="Times New Roman"/>
          <w:color w:val="000000"/>
        </w:rPr>
        <w:t>. </w:t>
      </w:r>
    </w:p>
    <w:p w14:paraId="3F472174"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3.1 Reservoir simulation model (structure and data)</w:t>
      </w:r>
    </w:p>
    <w:p w14:paraId="41C716A2" w14:textId="41A17250" w:rsidR="003F6374" w:rsidRPr="003F6374" w:rsidRDefault="003F5CC8" w:rsidP="000F17E4">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our</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exploratory model for </w:t>
      </w:r>
      <w:r w:rsidR="003F6374" w:rsidRPr="003F6374">
        <w:rPr>
          <w:rFonts w:ascii="Times New Roman" w:eastAsia="Times New Roman" w:hAnsi="Times New Roman" w:cs="Times New Roman"/>
          <w:color w:val="000000"/>
        </w:rPr>
        <w:t xml:space="preserve">the Colorado River </w:t>
      </w:r>
      <w:r w:rsidR="001C4DF0">
        <w:rPr>
          <w:rFonts w:ascii="Times New Roman" w:eastAsia="Times New Roman" w:hAnsi="Times New Roman" w:cs="Times New Roman"/>
          <w:color w:val="000000"/>
        </w:rPr>
        <w:t>B</w:t>
      </w:r>
      <w:r w:rsidR="003F6374" w:rsidRPr="003F6374">
        <w:rPr>
          <w:rFonts w:ascii="Times New Roman" w:eastAsia="Times New Roman" w:hAnsi="Times New Roman" w:cs="Times New Roman"/>
          <w:color w:val="000000"/>
        </w:rPr>
        <w:t>asin</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the</w:t>
      </w:r>
      <w:r>
        <w:rPr>
          <w:rFonts w:ascii="Times New Roman" w:eastAsia="Times New Roman" w:hAnsi="Times New Roman" w:cs="Times New Roman"/>
          <w:color w:val="000000"/>
        </w:rPr>
        <w:t>re are</w:t>
      </w:r>
      <w:r w:rsidR="003F6374" w:rsidRPr="003F6374">
        <w:rPr>
          <w:rFonts w:ascii="Times New Roman" w:eastAsia="Times New Roman" w:hAnsi="Times New Roman" w:cs="Times New Roman"/>
          <w:color w:val="000000"/>
        </w:rPr>
        <w:t xml:space="preserve"> two reservoirs</w:t>
      </w:r>
      <w:r w:rsidR="00286DA6">
        <w:rPr>
          <w:rFonts w:ascii="Times New Roman" w:eastAsia="Times New Roman" w:hAnsi="Times New Roman" w:cs="Times New Roman"/>
          <w:color w:val="000000"/>
        </w:rPr>
        <w:t xml:space="preserve">, </w:t>
      </w:r>
      <w:r w:rsidR="0096437D">
        <w:rPr>
          <w:rFonts w:ascii="Times New Roman" w:eastAsia="Times New Roman" w:hAnsi="Times New Roman" w:cs="Times New Roman"/>
          <w:color w:val="000000"/>
        </w:rPr>
        <w:t>Lake Powell and Lake Mead</w:t>
      </w:r>
      <w:r w:rsidR="00286DA6">
        <w:rPr>
          <w:rFonts w:ascii="Times New Roman" w:eastAsia="Times New Roman" w:hAnsi="Times New Roman" w:cs="Times New Roman"/>
          <w:color w:val="000000"/>
        </w:rPr>
        <w:t>, that</w:t>
      </w:r>
      <w:r w:rsidR="0096437D" w:rsidRPr="003F6374">
        <w:rPr>
          <w:rFonts w:ascii="Times New Roman" w:eastAsia="Times New Roman" w:hAnsi="Times New Roman" w:cs="Times New Roman"/>
          <w:color w:val="000000"/>
        </w:rPr>
        <w:t xml:space="preserve"> account for approximately 83% of the entire </w:t>
      </w:r>
      <w:r w:rsidR="00286DA6">
        <w:rPr>
          <w:rFonts w:ascii="Times New Roman" w:eastAsia="Times New Roman" w:hAnsi="Times New Roman" w:cs="Times New Roman"/>
          <w:color w:val="000000"/>
        </w:rPr>
        <w:t>basin</w:t>
      </w:r>
      <w:r w:rsidR="0096437D" w:rsidRPr="003F6374">
        <w:rPr>
          <w:rFonts w:ascii="Times New Roman" w:eastAsia="Times New Roman" w:hAnsi="Times New Roman" w:cs="Times New Roman"/>
          <w:color w:val="000000"/>
        </w:rPr>
        <w:t xml:space="preserve"> storage volume</w:t>
      </w:r>
      <w:r w:rsidR="00286DA6">
        <w:rPr>
          <w:rFonts w:ascii="Times New Roman" w:eastAsia="Times New Roman" w:hAnsi="Times New Roman" w:cs="Times New Roman"/>
          <w:color w:val="000000"/>
        </w:rPr>
        <w:t>. There are</w:t>
      </w:r>
      <w:r w:rsidR="0096437D">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two aggregated users</w:t>
      </w:r>
      <w:r w:rsidR="00286DA6">
        <w:rPr>
          <w:rFonts w:ascii="Times New Roman" w:eastAsia="Times New Roman" w:hAnsi="Times New Roman" w:cs="Times New Roman"/>
          <w:color w:val="000000"/>
        </w:rPr>
        <w:t>, the Upper Basin and Lower Basin + Mexico</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(Figure 3.1)</w:t>
      </w:r>
      <w:r w:rsidR="003F6374" w:rsidRPr="003F6374">
        <w:rPr>
          <w:rFonts w:ascii="Times New Roman" w:eastAsia="Times New Roman" w:hAnsi="Times New Roman" w:cs="Times New Roman"/>
          <w:color w:val="000000"/>
        </w:rPr>
        <w:t>. In this example, three upper basin tributaries (Upper Colorado River, Green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San Juan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were aggregated into one tributary to Lake Powell and three tributaries (</w:t>
      </w:r>
      <w:proofErr w:type="spellStart"/>
      <w:r w:rsidR="003F6374" w:rsidRPr="003F6374">
        <w:rPr>
          <w:rFonts w:ascii="Times New Roman" w:eastAsia="Times New Roman" w:hAnsi="Times New Roman" w:cs="Times New Roman"/>
          <w:color w:val="000000"/>
        </w:rPr>
        <w:t>Paria</w:t>
      </w:r>
      <w:proofErr w:type="spellEnd"/>
      <w:r w:rsidR="003F6374" w:rsidRPr="003F6374">
        <w:rPr>
          <w:rFonts w:ascii="Times New Roman" w:eastAsia="Times New Roman" w:hAnsi="Times New Roman" w:cs="Times New Roman"/>
          <w:color w:val="000000"/>
        </w:rPr>
        <w:t xml:space="preserve">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Little Colorado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Virgin River) were aggregated into one tributary to Lake Mead. All individual Upper Basin users were combined as one Upper Basin user</w:t>
      </w:r>
      <w:r w:rsidR="00B06AE0">
        <w:rPr>
          <w:rFonts w:ascii="Times New Roman" w:eastAsia="Times New Roman" w:hAnsi="Times New Roman" w:cs="Times New Roman"/>
          <w:color w:val="000000"/>
        </w:rPr>
        <w:t xml:space="preserve"> (UB)</w:t>
      </w:r>
      <w:r w:rsidR="003F6374" w:rsidRPr="003F6374">
        <w:rPr>
          <w:rFonts w:ascii="Times New Roman" w:eastAsia="Times New Roman" w:hAnsi="Times New Roman" w:cs="Times New Roman"/>
          <w:color w:val="000000"/>
        </w:rPr>
        <w:t>, and all Lower Basin and Mexico users were combined as one Lower Basin</w:t>
      </w:r>
      <w:r w:rsidR="00117AB4">
        <w:rPr>
          <w:rFonts w:ascii="Times New Roman" w:eastAsia="Times New Roman" w:hAnsi="Times New Roman" w:cs="Times New Roman"/>
          <w:color w:val="000000"/>
        </w:rPr>
        <w:t xml:space="preserve"> user</w:t>
      </w:r>
      <w:r w:rsidR="00B06AE0">
        <w:rPr>
          <w:rFonts w:ascii="Times New Roman" w:eastAsia="Times New Roman" w:hAnsi="Times New Roman" w:cs="Times New Roman"/>
          <w:color w:val="000000"/>
        </w:rPr>
        <w:t xml:space="preserve"> (LB and Mexico)</w:t>
      </w:r>
      <w:r w:rsidR="003F6374" w:rsidRPr="003F6374">
        <w:rPr>
          <w:rFonts w:ascii="Times New Roman" w:eastAsia="Times New Roman" w:hAnsi="Times New Roman" w:cs="Times New Roman"/>
          <w:color w:val="000000"/>
        </w:rPr>
        <w:t>. We assume the combined Upper Basin user consumes water above Lake Powell and the combined Lower Basin user consumes water below Lake Mead. </w:t>
      </w:r>
    </w:p>
    <w:p w14:paraId="0DBC224A"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057C37C5" w14:textId="48CEFB75"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noProof/>
          <w:color w:val="000000"/>
          <w:bdr w:val="none" w:sz="0" w:space="0" w:color="auto" w:frame="1"/>
          <w:lang w:eastAsia="en-US"/>
        </w:rPr>
        <w:drawing>
          <wp:inline distT="0" distB="0" distL="0" distR="0" wp14:anchorId="53F42296" wp14:editId="0FFBFF8F">
            <wp:extent cx="2484736" cy="339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8388" cy="3397792"/>
                    </a:xfrm>
                    <a:prstGeom prst="rect">
                      <a:avLst/>
                    </a:prstGeom>
                    <a:noFill/>
                    <a:ln>
                      <a:noFill/>
                    </a:ln>
                  </pic:spPr>
                </pic:pic>
              </a:graphicData>
            </a:graphic>
          </wp:inline>
        </w:drawing>
      </w:r>
    </w:p>
    <w:p w14:paraId="09742D9A" w14:textId="77777777"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3.1. Schematic map of the Colorado River Basin in the exploratory model.</w:t>
      </w:r>
    </w:p>
    <w:p w14:paraId="490626CA" w14:textId="6285A2A1" w:rsidR="003F6374" w:rsidRPr="003F6374" w:rsidRDefault="003F6374" w:rsidP="003F6374">
      <w:pPr>
        <w:spacing w:after="0" w:line="240" w:lineRule="auto"/>
        <w:rPr>
          <w:rFonts w:ascii="Times New Roman" w:eastAsia="Times New Roman" w:hAnsi="Times New Roman" w:cs="Times New Roman"/>
          <w:sz w:val="24"/>
          <w:szCs w:val="24"/>
        </w:rPr>
      </w:pPr>
    </w:p>
    <w:p w14:paraId="1E8D9E1A" w14:textId="77777777" w:rsidR="001F75C2" w:rsidRDefault="003F6374" w:rsidP="004B572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simulates reservoirs from upstream to downstream. For each reservoir, the water balance equation </w:t>
      </w:r>
      <w:r w:rsidR="003F5CC8">
        <w:rPr>
          <w:rFonts w:ascii="Times New Roman" w:eastAsia="Times New Roman" w:hAnsi="Times New Roman" w:cs="Times New Roman"/>
          <w:color w:val="000000"/>
        </w:rPr>
        <w:t xml:space="preserve">– inflows minus releases minus evaporation equals change in storage -- </w:t>
      </w:r>
      <w:r w:rsidRPr="003F6374">
        <w:rPr>
          <w:rFonts w:ascii="Times New Roman" w:eastAsia="Times New Roman" w:hAnsi="Times New Roman" w:cs="Times New Roman"/>
          <w:color w:val="000000"/>
        </w:rPr>
        <w:t xml:space="preserve">is </w:t>
      </w:r>
      <w:r w:rsidR="0082072A" w:rsidRPr="003F6374">
        <w:rPr>
          <w:rFonts w:ascii="Times New Roman" w:eastAsia="Times New Roman" w:hAnsi="Times New Roman" w:cs="Times New Roman"/>
          <w:color w:val="000000"/>
        </w:rPr>
        <w:t>applied</w:t>
      </w:r>
      <w:r w:rsidRPr="003F6374">
        <w:rPr>
          <w:rFonts w:ascii="Times New Roman" w:eastAsia="Times New Roman" w:hAnsi="Times New Roman" w:cs="Times New Roman"/>
          <w:color w:val="000000"/>
        </w:rPr>
        <w:t xml:space="preserve"> to simulate the changes </w:t>
      </w:r>
      <w:r w:rsidR="001106FA">
        <w:rPr>
          <w:rFonts w:ascii="Times New Roman" w:eastAsia="Times New Roman" w:hAnsi="Times New Roman" w:cs="Times New Roman"/>
          <w:color w:val="000000"/>
        </w:rPr>
        <w:t>in</w:t>
      </w:r>
      <w:r w:rsidR="001106FA"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storages based on different operating rules. </w:t>
      </w:r>
      <w:r w:rsidR="00DC5A38">
        <w:rPr>
          <w:rFonts w:ascii="Times New Roman" w:eastAsia="Times New Roman" w:hAnsi="Times New Roman" w:cs="Times New Roman"/>
          <w:color w:val="000000"/>
        </w:rPr>
        <w:t>In the exploratory model, a</w:t>
      </w:r>
      <w:r w:rsidRPr="003F6374">
        <w:rPr>
          <w:rFonts w:ascii="Times New Roman" w:eastAsia="Times New Roman" w:hAnsi="Times New Roman" w:cs="Times New Roman"/>
          <w:color w:val="000000"/>
        </w:rPr>
        <w:t>ll basic parameters for Lake Powell and Lake Mead are obtained from</w:t>
      </w:r>
      <w:r w:rsidR="001106FA">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CRSS Aug 2020 version. Note</w:t>
      </w:r>
      <w:r w:rsidR="001106FA">
        <w:rPr>
          <w:rFonts w:ascii="Times New Roman" w:eastAsia="Times New Roman" w:hAnsi="Times New Roman" w:cs="Times New Roman"/>
          <w:color w:val="000000"/>
        </w:rPr>
        <w:t xml:space="preserve"> that</w:t>
      </w:r>
      <w:r w:rsidRPr="003F6374">
        <w:rPr>
          <w:rFonts w:ascii="Times New Roman" w:eastAsia="Times New Roman" w:hAnsi="Times New Roman" w:cs="Times New Roman"/>
          <w:color w:val="000000"/>
        </w:rPr>
        <w:t xml:space="preserve"> in CRSS, evaporation for Lake Powell is calculated with a Periodic Net Evaporation method (</w:t>
      </w:r>
      <w:proofErr w:type="spellStart"/>
      <w:r w:rsidR="000F622A" w:rsidRPr="003F6374">
        <w:rPr>
          <w:rFonts w:ascii="Times New Roman" w:eastAsia="Times New Roman" w:hAnsi="Times New Roman" w:cs="Times New Roman"/>
          <w:color w:val="000000"/>
        </w:rPr>
        <w:t>RiverWare</w:t>
      </w:r>
      <w:proofErr w:type="spellEnd"/>
      <w:r w:rsidR="000F622A" w:rsidRPr="003F6374">
        <w:rPr>
          <w:rFonts w:ascii="Times New Roman" w:eastAsia="Times New Roman" w:hAnsi="Times New Roman" w:cs="Times New Roman"/>
          <w:color w:val="000000"/>
        </w:rPr>
        <w:t xml:space="preserve"> Manual. 2020</w:t>
      </w:r>
      <w:r w:rsidRPr="003F6374">
        <w:rPr>
          <w:rFonts w:ascii="Times New Roman" w:eastAsia="Times New Roman" w:hAnsi="Times New Roman" w:cs="Times New Roman"/>
          <w:color w:val="000000"/>
        </w:rPr>
        <w:t>)</w:t>
      </w:r>
      <w:r w:rsidR="0096437D">
        <w:rPr>
          <w:rFonts w:ascii="Times New Roman" w:eastAsia="Times New Roman" w:hAnsi="Times New Roman" w:cs="Times New Roman"/>
          <w:color w:val="000000"/>
        </w:rPr>
        <w:t xml:space="preserve"> and </w:t>
      </w:r>
      <w:r w:rsidR="0096437D" w:rsidRPr="003F6374">
        <w:rPr>
          <w:rFonts w:ascii="Times New Roman" w:eastAsia="Times New Roman" w:hAnsi="Times New Roman" w:cs="Times New Roman"/>
          <w:color w:val="000000"/>
        </w:rPr>
        <w:t>Lake Mead evaporation is the product of reservoir surface area and evaporation rates</w:t>
      </w:r>
      <w:r w:rsidR="001106F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106FA">
        <w:rPr>
          <w:rFonts w:ascii="Times New Roman" w:eastAsia="Times New Roman" w:hAnsi="Times New Roman" w:cs="Times New Roman"/>
          <w:color w:val="000000"/>
        </w:rPr>
        <w:t>T</w:t>
      </w:r>
      <w:r w:rsidRPr="003F6374">
        <w:rPr>
          <w:rFonts w:ascii="Times New Roman" w:eastAsia="Times New Roman" w:hAnsi="Times New Roman" w:cs="Times New Roman"/>
          <w:color w:val="000000"/>
        </w:rPr>
        <w:t>o be consistent with CRSS, we used the same method in the exploratory model. </w:t>
      </w:r>
    </w:p>
    <w:p w14:paraId="6D6DB4CB" w14:textId="6DD75163" w:rsidR="004B572C" w:rsidRDefault="001106FA" w:rsidP="004B572C">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Direct Natural Flow (1906 to 2018) scenario </w:t>
      </w:r>
      <w:r w:rsidR="00DC5A38">
        <w:rPr>
          <w:rFonts w:ascii="Times New Roman" w:eastAsia="Times New Roman" w:hAnsi="Times New Roman" w:cs="Times New Roman"/>
          <w:color w:val="000000"/>
        </w:rPr>
        <w:t>has been incorporated into the exploratory model</w:t>
      </w:r>
      <w:r w:rsidR="003F6374" w:rsidRPr="003F6374">
        <w:rPr>
          <w:rFonts w:ascii="Times New Roman" w:eastAsia="Times New Roman" w:hAnsi="Times New Roman" w:cs="Times New Roman"/>
          <w:color w:val="000000"/>
        </w:rPr>
        <w:t>.</w:t>
      </w:r>
      <w:r w:rsidR="004972C6">
        <w:rPr>
          <w:rFonts w:ascii="Times New Roman" w:eastAsia="Times New Roman" w:hAnsi="Times New Roman" w:cs="Times New Roman"/>
          <w:color w:val="000000"/>
        </w:rPr>
        <w:t xml:space="preserve"> This scenario includes the m</w:t>
      </w:r>
      <w:r w:rsidR="004972C6" w:rsidRPr="003F6374">
        <w:rPr>
          <w:rFonts w:ascii="Times New Roman" w:eastAsia="Times New Roman" w:hAnsi="Times New Roman" w:cs="Times New Roman"/>
          <w:color w:val="000000"/>
        </w:rPr>
        <w:t>id-20th century drought</w:t>
      </w:r>
      <w:r w:rsidR="009F1751">
        <w:rPr>
          <w:rFonts w:ascii="Times New Roman" w:eastAsia="Times New Roman" w:hAnsi="Times New Roman" w:cs="Times New Roman"/>
          <w:color w:val="000000"/>
        </w:rPr>
        <w:t xml:space="preserve"> (1953 to 1977) and the Millennium Drought (2000 to 2018). </w:t>
      </w:r>
      <w:r w:rsidR="003F6374" w:rsidRPr="003F6374">
        <w:rPr>
          <w:rFonts w:ascii="Times New Roman" w:eastAsia="Times New Roman" w:hAnsi="Times New Roman" w:cs="Times New Roman"/>
          <w:color w:val="000000"/>
        </w:rPr>
        <w:t xml:space="preserve">In this scenario, the index sequential method (Kendall and </w:t>
      </w:r>
      <w:proofErr w:type="spellStart"/>
      <w:r w:rsidR="003F6374" w:rsidRPr="003F6374">
        <w:rPr>
          <w:rFonts w:ascii="Times New Roman" w:eastAsia="Times New Roman" w:hAnsi="Times New Roman" w:cs="Times New Roman"/>
          <w:color w:val="000000"/>
        </w:rPr>
        <w:t>Dracup</w:t>
      </w:r>
      <w:proofErr w:type="spellEnd"/>
      <w:r w:rsidR="003F6374" w:rsidRPr="003F6374">
        <w:rPr>
          <w:rFonts w:ascii="Times New Roman" w:eastAsia="Times New Roman" w:hAnsi="Times New Roman" w:cs="Times New Roman"/>
          <w:color w:val="000000"/>
        </w:rPr>
        <w:t xml:space="preserve">, 1991; </w:t>
      </w:r>
      <w:proofErr w:type="spellStart"/>
      <w:r w:rsidR="003F6374" w:rsidRPr="003F6374">
        <w:rPr>
          <w:rFonts w:ascii="Times New Roman" w:eastAsia="Times New Roman" w:hAnsi="Times New Roman" w:cs="Times New Roman"/>
          <w:color w:val="000000"/>
        </w:rPr>
        <w:t>Ouarda</w:t>
      </w:r>
      <w:proofErr w:type="spellEnd"/>
      <w:r w:rsidR="003F6374" w:rsidRPr="003F6374">
        <w:rPr>
          <w:rFonts w:ascii="Times New Roman" w:eastAsia="Times New Roman" w:hAnsi="Times New Roman" w:cs="Times New Roman"/>
          <w:color w:val="000000"/>
        </w:rPr>
        <w:t xml:space="preserve"> et al., 1997) is applied to generate 113 </w:t>
      </w:r>
      <w:r>
        <w:rPr>
          <w:rFonts w:ascii="Times New Roman" w:eastAsia="Times New Roman" w:hAnsi="Times New Roman" w:cs="Times New Roman"/>
          <w:color w:val="000000"/>
        </w:rPr>
        <w:t xml:space="preserve">hydrologic </w:t>
      </w:r>
      <w:r w:rsidR="003F6374" w:rsidRPr="003F6374">
        <w:rPr>
          <w:rFonts w:ascii="Times New Roman" w:eastAsia="Times New Roman" w:hAnsi="Times New Roman" w:cs="Times New Roman"/>
          <w:color w:val="000000"/>
        </w:rPr>
        <w:t xml:space="preserve">traces. This scenario is provided by </w:t>
      </w:r>
      <w:r w:rsidR="00503B4C">
        <w:rPr>
          <w:rFonts w:ascii="Times New Roman" w:eastAsia="Times New Roman" w:hAnsi="Times New Roman" w:cs="Times New Roman"/>
          <w:color w:val="000000"/>
        </w:rPr>
        <w:t xml:space="preserve">the US Bureau of </w:t>
      </w:r>
      <w:r w:rsidR="003F6374" w:rsidRPr="003F6374">
        <w:rPr>
          <w:rFonts w:ascii="Times New Roman" w:eastAsia="Times New Roman" w:hAnsi="Times New Roman" w:cs="Times New Roman"/>
          <w:color w:val="000000"/>
        </w:rPr>
        <w:t xml:space="preserve">Reclamation and </w:t>
      </w:r>
      <w:r>
        <w:rPr>
          <w:rFonts w:ascii="Times New Roman" w:eastAsia="Times New Roman" w:hAnsi="Times New Roman" w:cs="Times New Roman"/>
          <w:color w:val="000000"/>
        </w:rPr>
        <w:t xml:space="preserve">is </w:t>
      </w:r>
      <w:r w:rsidR="003F6374" w:rsidRPr="003F6374">
        <w:rPr>
          <w:rFonts w:ascii="Times New Roman" w:eastAsia="Times New Roman" w:hAnsi="Times New Roman" w:cs="Times New Roman"/>
          <w:color w:val="000000"/>
        </w:rPr>
        <w:t>used in CRSS (Aug, 2020 version).</w:t>
      </w:r>
      <w:r w:rsidR="00DC5A38">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In addition</w:t>
      </w:r>
      <w:r w:rsidR="009F1751">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 xml:space="preserve">short duration and more intense </w:t>
      </w:r>
      <w:r w:rsidR="006261B9">
        <w:rPr>
          <w:rFonts w:ascii="Times New Roman" w:eastAsia="Times New Roman" w:hAnsi="Times New Roman" w:cs="Times New Roman"/>
          <w:color w:val="000000"/>
        </w:rPr>
        <w:t>Lee</w:t>
      </w:r>
      <w:r w:rsidR="009263D4">
        <w:rPr>
          <w:rFonts w:ascii="Times New Roman" w:eastAsia="Times New Roman" w:hAnsi="Times New Roman" w:cs="Times New Roman"/>
          <w:color w:val="000000"/>
        </w:rPr>
        <w:t>s</w:t>
      </w:r>
      <w:r w:rsidR="006261B9">
        <w:rPr>
          <w:rFonts w:ascii="Times New Roman" w:eastAsia="Times New Roman" w:hAnsi="Times New Roman" w:cs="Times New Roman"/>
          <w:color w:val="000000"/>
        </w:rPr>
        <w:t xml:space="preserve"> Ferry natural flow that range from 5 to 12 million acre-feet</w:t>
      </w:r>
      <w:r w:rsidR="009263D4">
        <w:rPr>
          <w:rFonts w:ascii="Times New Roman" w:eastAsia="Times New Roman" w:hAnsi="Times New Roman" w:cs="Times New Roman"/>
          <w:color w:val="000000"/>
        </w:rPr>
        <w:t xml:space="preserve"> per year</w:t>
      </w:r>
      <w:r w:rsidR="006261B9">
        <w:rPr>
          <w:rFonts w:ascii="Times New Roman" w:eastAsia="Times New Roman" w:hAnsi="Times New Roman" w:cs="Times New Roman"/>
          <w:color w:val="000000"/>
        </w:rPr>
        <w:t xml:space="preserve"> </w:t>
      </w:r>
      <w:r w:rsidR="00A410FA">
        <w:rPr>
          <w:rFonts w:ascii="Times New Roman" w:eastAsia="Times New Roman" w:hAnsi="Times New Roman" w:cs="Times New Roman"/>
          <w:color w:val="000000"/>
        </w:rPr>
        <w:t>based on the tree-ring reconstructed flow from 1416 to 2015 (</w:t>
      </w:r>
      <w:r w:rsidR="00A410FA" w:rsidRPr="00F70DF8">
        <w:rPr>
          <w:rFonts w:ascii="Times New Roman" w:eastAsia="Times New Roman" w:hAnsi="Times New Roman" w:cs="Times New Roman"/>
          <w:color w:val="000000"/>
        </w:rPr>
        <w:t>Salehabadi et al., 2021</w:t>
      </w:r>
      <w:r w:rsidR="00A410FA">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are</w:t>
      </w:r>
      <w:r w:rsidR="00F70DF8">
        <w:rPr>
          <w:rFonts w:ascii="Times New Roman" w:eastAsia="Times New Roman" w:hAnsi="Times New Roman" w:cs="Times New Roman"/>
          <w:color w:val="000000"/>
        </w:rPr>
        <w:t xml:space="preserve"> selected for sensitivity analysis</w:t>
      </w:r>
      <w:r w:rsidR="00B75839">
        <w:rPr>
          <w:rFonts w:ascii="Times New Roman" w:eastAsia="Times New Roman" w:hAnsi="Times New Roman" w:cs="Times New Roman"/>
          <w:color w:val="000000"/>
        </w:rPr>
        <w:t>.</w:t>
      </w:r>
      <w:r w:rsidR="00A410FA">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 xml:space="preserve">Also, </w:t>
      </w:r>
      <w:r w:rsidR="004B572C">
        <w:rPr>
          <w:rFonts w:ascii="Times New Roman" w:eastAsia="Times New Roman" w:hAnsi="Times New Roman" w:cs="Times New Roman"/>
          <w:color w:val="000000"/>
        </w:rPr>
        <w:t>a</w:t>
      </w:r>
      <w:r w:rsidR="004B572C" w:rsidRPr="003F6374">
        <w:rPr>
          <w:rFonts w:ascii="Times New Roman" w:eastAsia="Times New Roman" w:hAnsi="Times New Roman" w:cs="Times New Roman"/>
          <w:color w:val="000000"/>
        </w:rPr>
        <w:t xml:space="preserve">verage intervening inflow to the system is assumed to be 0.9 </w:t>
      </w:r>
      <w:proofErr w:type="spellStart"/>
      <w:r w:rsidR="004B572C" w:rsidRPr="003F6374">
        <w:rPr>
          <w:rFonts w:ascii="Times New Roman" w:eastAsia="Times New Roman" w:hAnsi="Times New Roman" w:cs="Times New Roman"/>
          <w:color w:val="000000"/>
        </w:rPr>
        <w:t>maf</w:t>
      </w:r>
      <w:proofErr w:type="spellEnd"/>
      <w:r w:rsidR="00F0503A">
        <w:rPr>
          <w:rFonts w:ascii="Times New Roman" w:eastAsia="Times New Roman" w:hAnsi="Times New Roman" w:cs="Times New Roman"/>
          <w:color w:val="000000"/>
        </w:rPr>
        <w:t xml:space="preserve"> per year</w:t>
      </w:r>
      <w:r w:rsidR="004B572C">
        <w:rPr>
          <w:rFonts w:ascii="Times New Roman" w:eastAsia="Times New Roman" w:hAnsi="Times New Roman" w:cs="Times New Roman"/>
          <w:color w:val="000000"/>
        </w:rPr>
        <w:t xml:space="preserve"> (Wang and Schmidt, 2021)</w:t>
      </w:r>
      <w:r w:rsidR="004B572C" w:rsidRPr="003F6374">
        <w:rPr>
          <w:rFonts w:ascii="Times New Roman" w:eastAsia="Times New Roman" w:hAnsi="Times New Roman" w:cs="Times New Roman"/>
          <w:color w:val="000000"/>
        </w:rPr>
        <w:t xml:space="preserve">, which includes tributaries within the Grand Canyon and </w:t>
      </w:r>
      <w:r w:rsidR="004B572C">
        <w:rPr>
          <w:rFonts w:ascii="Times New Roman" w:eastAsia="Times New Roman" w:hAnsi="Times New Roman" w:cs="Times New Roman"/>
          <w:color w:val="000000"/>
        </w:rPr>
        <w:t xml:space="preserve">streamflow from the </w:t>
      </w:r>
      <w:r w:rsidR="004B572C" w:rsidRPr="003F6374">
        <w:rPr>
          <w:rFonts w:ascii="Times New Roman" w:eastAsia="Times New Roman" w:hAnsi="Times New Roman" w:cs="Times New Roman"/>
          <w:color w:val="000000"/>
        </w:rPr>
        <w:t xml:space="preserve">Virgin River. </w:t>
      </w:r>
    </w:p>
    <w:p w14:paraId="2EBC7B4A" w14:textId="49DC1B31" w:rsidR="00417BE5" w:rsidRPr="00A410FA" w:rsidRDefault="00286DA6" w:rsidP="00DC5A3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 use a</w:t>
      </w:r>
      <w:r w:rsidR="003F6374" w:rsidRPr="003F6374">
        <w:rPr>
          <w:rFonts w:ascii="Times New Roman" w:eastAsia="Times New Roman" w:hAnsi="Times New Roman" w:cs="Times New Roman"/>
          <w:color w:val="000000"/>
        </w:rPr>
        <w:t xml:space="preserve">n increasing UB demand </w:t>
      </w:r>
      <w:r>
        <w:rPr>
          <w:rFonts w:ascii="Times New Roman" w:eastAsia="Times New Roman" w:hAnsi="Times New Roman" w:cs="Times New Roman"/>
          <w:color w:val="000000"/>
        </w:rPr>
        <w:t xml:space="preserve">scenario </w:t>
      </w:r>
      <w:r w:rsidR="006261B9">
        <w:rPr>
          <w:rFonts w:ascii="Times New Roman" w:eastAsia="Times New Roman" w:hAnsi="Times New Roman" w:cs="Times New Roman"/>
          <w:color w:val="000000"/>
        </w:rPr>
        <w:t>(</w:t>
      </w:r>
      <w:r w:rsidR="0059237F">
        <w:rPr>
          <w:rFonts w:ascii="Times New Roman" w:eastAsia="Times New Roman" w:hAnsi="Times New Roman" w:cs="Times New Roman"/>
          <w:color w:val="000000"/>
        </w:rPr>
        <w:t xml:space="preserve">from 5.026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2020 to 5.523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2060</w:t>
      </w:r>
      <w:r w:rsidR="006261B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projected by </w:t>
      </w:r>
      <w:r w:rsidR="001106FA">
        <w:rPr>
          <w:rFonts w:ascii="Times New Roman" w:eastAsia="Times New Roman" w:hAnsi="Times New Roman" w:cs="Times New Roman"/>
          <w:color w:val="000000"/>
        </w:rPr>
        <w:t xml:space="preserve">the </w:t>
      </w:r>
      <w:r w:rsidR="00BF3A91" w:rsidRPr="00BF3A91">
        <w:rPr>
          <w:rFonts w:ascii="Times New Roman" w:eastAsia="Times New Roman" w:hAnsi="Times New Roman" w:cs="Times New Roman" w:hint="eastAsia"/>
          <w:color w:val="000000"/>
        </w:rPr>
        <w:t>Upper</w:t>
      </w:r>
      <w:r w:rsidR="00BF3A91">
        <w:rPr>
          <w:rFonts w:ascii="Times New Roman" w:eastAsia="Times New Roman" w:hAnsi="Times New Roman" w:cs="Times New Roman"/>
          <w:color w:val="000000"/>
        </w:rPr>
        <w:t xml:space="preserve"> Colorado River Commission </w:t>
      </w:r>
      <w:r w:rsidR="003F6374" w:rsidRPr="003F6374">
        <w:rPr>
          <w:rFonts w:ascii="Times New Roman" w:eastAsia="Times New Roman" w:hAnsi="Times New Roman" w:cs="Times New Roman"/>
          <w:color w:val="000000"/>
        </w:rPr>
        <w:t>(UCRC</w:t>
      </w:r>
      <w:r w:rsidR="00147064" w:rsidRPr="00B75ED7">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2007)</w:t>
      </w:r>
      <w:r>
        <w:rPr>
          <w:rFonts w:ascii="Times New Roman" w:eastAsia="Times New Roman" w:hAnsi="Times New Roman" w:cs="Times New Roman"/>
          <w:color w:val="000000"/>
        </w:rPr>
        <w:t xml:space="preserve"> that</w:t>
      </w:r>
      <w:r w:rsidR="003F6374" w:rsidRPr="003F6374">
        <w:rPr>
          <w:rFonts w:ascii="Times New Roman" w:eastAsia="Times New Roman" w:hAnsi="Times New Roman" w:cs="Times New Roman"/>
          <w:color w:val="000000"/>
        </w:rPr>
        <w:t xml:space="preserve"> is also </w:t>
      </w:r>
      <w:r>
        <w:rPr>
          <w:rFonts w:ascii="Times New Roman" w:eastAsia="Times New Roman" w:hAnsi="Times New Roman" w:cs="Times New Roman"/>
          <w:color w:val="000000"/>
        </w:rPr>
        <w:t>the</w:t>
      </w:r>
      <w:r w:rsidR="00405BF1">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default demand schedule in CRSS (Aug, 2020 version). In </w:t>
      </w:r>
      <w:r w:rsidR="005B28A9">
        <w:rPr>
          <w:rFonts w:ascii="Times New Roman" w:eastAsia="Times New Roman" w:hAnsi="Times New Roman" w:cs="Times New Roman"/>
          <w:color w:val="000000"/>
        </w:rPr>
        <w:t xml:space="preserve">addition to </w:t>
      </w:r>
      <w:r w:rsidR="001106FA">
        <w:rPr>
          <w:rFonts w:ascii="Times New Roman" w:eastAsia="Times New Roman" w:hAnsi="Times New Roman" w:cs="Times New Roman"/>
          <w:color w:val="000000"/>
        </w:rPr>
        <w:t xml:space="preserve">the </w:t>
      </w:r>
      <w:r w:rsidR="005B28A9">
        <w:rPr>
          <w:rFonts w:ascii="Times New Roman" w:eastAsia="Times New Roman" w:hAnsi="Times New Roman" w:cs="Times New Roman"/>
          <w:color w:val="000000"/>
        </w:rPr>
        <w:t>LB</w:t>
      </w:r>
      <w:r w:rsidR="003F6374" w:rsidRPr="003F6374">
        <w:rPr>
          <w:rFonts w:ascii="Times New Roman" w:eastAsia="Times New Roman" w:hAnsi="Times New Roman" w:cs="Times New Roman"/>
          <w:color w:val="000000"/>
        </w:rPr>
        <w:t xml:space="preserve"> and Mexico</w:t>
      </w:r>
      <w:r w:rsidR="001106FA">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demand schedule, Lake Mead also needs to</w:t>
      </w:r>
      <w:r w:rsidR="005A199E">
        <w:rPr>
          <w:rFonts w:ascii="Times New Roman" w:eastAsia="Times New Roman" w:hAnsi="Times New Roman" w:cs="Times New Roman"/>
          <w:color w:val="000000"/>
        </w:rPr>
        <w:t xml:space="preserve"> release water to</w:t>
      </w:r>
      <w:r w:rsidR="003F6374" w:rsidRPr="003F6374">
        <w:rPr>
          <w:rFonts w:ascii="Times New Roman" w:eastAsia="Times New Roman" w:hAnsi="Times New Roman" w:cs="Times New Roman"/>
          <w:color w:val="000000"/>
        </w:rPr>
        <w:t xml:space="preserve"> meet </w:t>
      </w:r>
      <w:r w:rsidR="005A199E">
        <w:rPr>
          <w:rFonts w:ascii="Times New Roman" w:eastAsia="Times New Roman" w:hAnsi="Times New Roman" w:cs="Times New Roman"/>
          <w:color w:val="000000"/>
        </w:rPr>
        <w:t>n</w:t>
      </w:r>
      <w:r w:rsidR="003F6374" w:rsidRPr="003F6374">
        <w:rPr>
          <w:rFonts w:ascii="Times New Roman" w:eastAsia="Times New Roman" w:hAnsi="Times New Roman" w:cs="Times New Roman"/>
          <w:color w:val="000000"/>
        </w:rPr>
        <w:t xml:space="preserve">atural vegetation and phreatophyte user </w:t>
      </w:r>
      <w:r w:rsidR="005A199E" w:rsidRPr="003F6374">
        <w:rPr>
          <w:rFonts w:ascii="Times New Roman" w:eastAsia="Times New Roman" w:hAnsi="Times New Roman" w:cs="Times New Roman"/>
          <w:color w:val="000000"/>
        </w:rPr>
        <w:t>demand</w:t>
      </w:r>
      <w:r w:rsidR="001106FA">
        <w:rPr>
          <w:rFonts w:ascii="Times New Roman" w:eastAsia="Times New Roman" w:hAnsi="Times New Roman" w:cs="Times New Roman"/>
          <w:color w:val="000000"/>
        </w:rPr>
        <w:t>s</w:t>
      </w:r>
      <w:r w:rsidR="00405BF1">
        <w:rPr>
          <w:rFonts w:ascii="Times New Roman" w:eastAsia="Times New Roman" w:hAnsi="Times New Roman" w:cs="Times New Roman"/>
          <w:color w:val="000000"/>
        </w:rPr>
        <w:t>,</w:t>
      </w:r>
      <w:r w:rsidR="005A199E"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as well as LB gain</w:t>
      </w:r>
      <w:r w:rsidR="00405BF1">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and losses (including inflow below </w:t>
      </w:r>
      <w:r w:rsidR="00405BF1">
        <w:rPr>
          <w:rFonts w:ascii="Times New Roman" w:eastAsia="Times New Roman" w:hAnsi="Times New Roman" w:cs="Times New Roman"/>
          <w:color w:val="000000"/>
        </w:rPr>
        <w:t xml:space="preserve">Lake </w:t>
      </w:r>
      <w:r w:rsidR="003F6374" w:rsidRPr="003F6374">
        <w:rPr>
          <w:rFonts w:ascii="Times New Roman" w:eastAsia="Times New Roman" w:hAnsi="Times New Roman" w:cs="Times New Roman"/>
          <w:color w:val="000000"/>
        </w:rPr>
        <w:t>Mead</w:t>
      </w:r>
      <w:r w:rsidR="005A199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405BF1">
        <w:rPr>
          <w:rFonts w:ascii="Times New Roman" w:eastAsia="Times New Roman" w:hAnsi="Times New Roman" w:cs="Times New Roman"/>
          <w:color w:val="000000"/>
        </w:rPr>
        <w:t xml:space="preserve">changes to </w:t>
      </w:r>
      <w:r w:rsidR="003F6374" w:rsidRPr="003F6374">
        <w:rPr>
          <w:rFonts w:ascii="Times New Roman" w:eastAsia="Times New Roman" w:hAnsi="Times New Roman" w:cs="Times New Roman"/>
          <w:color w:val="000000"/>
        </w:rPr>
        <w:t>Lake Mohave and Lake Havasu storage</w:t>
      </w:r>
      <w:r w:rsidR="00405BF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evaporation losses). </w:t>
      </w:r>
      <w:r w:rsidR="00EE7692">
        <w:rPr>
          <w:rFonts w:ascii="Times New Roman" w:eastAsia="Times New Roman" w:hAnsi="Times New Roman" w:cs="Times New Roman"/>
          <w:color w:val="000000"/>
        </w:rPr>
        <w:t xml:space="preserve">These data varied </w:t>
      </w:r>
      <w:r w:rsidR="008506E3">
        <w:rPr>
          <w:rFonts w:ascii="Times New Roman" w:eastAsia="Times New Roman" w:hAnsi="Times New Roman" w:cs="Times New Roman"/>
          <w:color w:val="000000"/>
        </w:rPr>
        <w:t>among</w:t>
      </w:r>
      <w:r w:rsidR="00EE7692">
        <w:rPr>
          <w:rFonts w:ascii="Times New Roman" w:eastAsia="Times New Roman" w:hAnsi="Times New Roman" w:cs="Times New Roman"/>
          <w:color w:val="000000"/>
        </w:rPr>
        <w:t xml:space="preserve"> different streamflow</w:t>
      </w:r>
      <w:r w:rsidR="008506E3">
        <w:rPr>
          <w:rFonts w:ascii="Times New Roman" w:eastAsia="Times New Roman" w:hAnsi="Times New Roman" w:cs="Times New Roman"/>
          <w:color w:val="000000"/>
        </w:rPr>
        <w:t xml:space="preserve"> traces,</w:t>
      </w:r>
      <w:r w:rsidR="00EE7692">
        <w:rPr>
          <w:rFonts w:ascii="Times New Roman" w:eastAsia="Times New Roman" w:hAnsi="Times New Roman" w:cs="Times New Roman"/>
          <w:color w:val="000000"/>
        </w:rPr>
        <w:t xml:space="preserve"> and a</w:t>
      </w:r>
      <w:r w:rsidR="003F6374" w:rsidRPr="003F6374">
        <w:rPr>
          <w:rFonts w:ascii="Times New Roman" w:eastAsia="Times New Roman" w:hAnsi="Times New Roman" w:cs="Times New Roman"/>
          <w:color w:val="000000"/>
        </w:rPr>
        <w:t>ll</w:t>
      </w:r>
      <w:r w:rsidR="001106FA">
        <w:rPr>
          <w:rFonts w:ascii="Times New Roman" w:eastAsia="Times New Roman" w:hAnsi="Times New Roman" w:cs="Times New Roman"/>
          <w:color w:val="000000"/>
        </w:rPr>
        <w:t xml:space="preserve"> of</w:t>
      </w:r>
      <w:r w:rsidR="003F6374" w:rsidRPr="003F6374">
        <w:rPr>
          <w:rFonts w:ascii="Times New Roman" w:eastAsia="Times New Roman" w:hAnsi="Times New Roman" w:cs="Times New Roman"/>
          <w:color w:val="000000"/>
        </w:rPr>
        <w:t xml:space="preserve"> these data are obtained from CRSS (Aug, 2020</w:t>
      </w:r>
      <w:r w:rsidR="005A199E">
        <w:rPr>
          <w:rFonts w:ascii="Times New Roman" w:eastAsia="Times New Roman" w:hAnsi="Times New Roman" w:cs="Times New Roman"/>
          <w:color w:val="000000"/>
        </w:rPr>
        <w:t xml:space="preserve"> </w:t>
      </w:r>
      <w:r w:rsidR="005A199E" w:rsidRPr="003F6374">
        <w:rPr>
          <w:rFonts w:ascii="Times New Roman" w:eastAsia="Times New Roman" w:hAnsi="Times New Roman" w:cs="Times New Roman"/>
          <w:color w:val="000000"/>
        </w:rPr>
        <w:t>version</w:t>
      </w:r>
      <w:r w:rsidR="003F6374" w:rsidRPr="003F6374">
        <w:rPr>
          <w:rFonts w:ascii="Times New Roman" w:eastAsia="Times New Roman" w:hAnsi="Times New Roman" w:cs="Times New Roman"/>
          <w:color w:val="000000"/>
        </w:rPr>
        <w:t xml:space="preserve">) and </w:t>
      </w:r>
      <w:r w:rsidR="005A199E">
        <w:rPr>
          <w:rFonts w:ascii="Times New Roman" w:eastAsia="Times New Roman" w:hAnsi="Times New Roman" w:cs="Times New Roman"/>
          <w:color w:val="000000"/>
        </w:rPr>
        <w:t xml:space="preserve">are </w:t>
      </w:r>
      <w:r w:rsidR="003F6374" w:rsidRPr="003F6374">
        <w:rPr>
          <w:rFonts w:ascii="Times New Roman" w:eastAsia="Times New Roman" w:hAnsi="Times New Roman" w:cs="Times New Roman"/>
          <w:color w:val="000000"/>
        </w:rPr>
        <w:t xml:space="preserve">used in the current version of </w:t>
      </w:r>
      <w:r w:rsidR="001106FA">
        <w:rPr>
          <w:rFonts w:ascii="Times New Roman" w:eastAsia="Times New Roman" w:hAnsi="Times New Roman" w:cs="Times New Roman"/>
          <w:color w:val="000000"/>
        </w:rPr>
        <w:t xml:space="preserve">the </w:t>
      </w:r>
      <w:r w:rsidR="00405BF1">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xploratory model.</w:t>
      </w:r>
      <w:r w:rsidR="001F75C2">
        <w:rPr>
          <w:rFonts w:ascii="Times New Roman" w:eastAsia="Times New Roman" w:hAnsi="Times New Roman" w:cs="Times New Roman"/>
          <w:color w:val="000000"/>
        </w:rPr>
        <w:t xml:space="preserve"> In </w:t>
      </w:r>
      <w:r w:rsidR="00417BE5">
        <w:rPr>
          <w:rFonts w:ascii="Times New Roman" w:eastAsia="Times New Roman" w:hAnsi="Times New Roman" w:cs="Times New Roman"/>
          <w:color w:val="000000"/>
        </w:rPr>
        <w:t>sensitivity analysis</w:t>
      </w:r>
      <w:r w:rsidR="001F75C2">
        <w:rPr>
          <w:rFonts w:ascii="Times New Roman" w:eastAsia="Times New Roman" w:hAnsi="Times New Roman" w:cs="Times New Roman"/>
          <w:color w:val="000000"/>
        </w:rPr>
        <w:t>, a</w:t>
      </w:r>
      <w:r w:rsidR="00071FB8" w:rsidRPr="003F6374">
        <w:rPr>
          <w:rFonts w:ascii="Times New Roman" w:eastAsia="Times New Roman" w:hAnsi="Times New Roman" w:cs="Times New Roman"/>
          <w:color w:val="000000"/>
        </w:rPr>
        <w:t xml:space="preserve">verage UB demand is assumed to be 5.35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(UCRC, 2007, schedule B), and average LB and Mexico demand is assumed to be 9.6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w:t>
      </w:r>
      <w:r w:rsidR="00487D01" w:rsidRPr="00487D01">
        <w:rPr>
          <w:rFonts w:ascii="Times New Roman" w:eastAsia="Times New Roman" w:hAnsi="Times New Roman" w:cs="Times New Roman"/>
        </w:rPr>
        <w:t>F</w:t>
      </w:r>
      <w:r w:rsidR="00487D01">
        <w:rPr>
          <w:rFonts w:ascii="Times New Roman" w:eastAsia="Times New Roman" w:hAnsi="Times New Roman" w:cs="Times New Roman"/>
        </w:rPr>
        <w:t>leck, 2020</w:t>
      </w:r>
      <w:r w:rsidR="00071FB8" w:rsidRPr="003F6374">
        <w:rPr>
          <w:rFonts w:ascii="Times New Roman" w:eastAsia="Times New Roman" w:hAnsi="Times New Roman" w:cs="Times New Roman"/>
          <w:color w:val="000000"/>
        </w:rPr>
        <w:t>)</w:t>
      </w:r>
      <w:r w:rsidR="00071FB8">
        <w:rPr>
          <w:rFonts w:ascii="Times New Roman" w:eastAsia="Times New Roman" w:hAnsi="Times New Roman" w:cs="Times New Roman"/>
          <w:color w:val="000000"/>
        </w:rPr>
        <w:t>.</w:t>
      </w:r>
      <w:r w:rsidR="00071FB8" w:rsidRPr="003F6374">
        <w:rPr>
          <w:rFonts w:ascii="Times New Roman" w:eastAsia="Times New Roman" w:hAnsi="Times New Roman" w:cs="Times New Roman"/>
          <w:color w:val="000000"/>
        </w:rPr>
        <w:t> </w:t>
      </w:r>
    </w:p>
    <w:p w14:paraId="1FB24923" w14:textId="075CED70"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3.2 Adaptive management </w:t>
      </w:r>
      <w:r w:rsidR="00CC1860">
        <w:rPr>
          <w:rFonts w:ascii="Times New Roman" w:eastAsia="Times New Roman" w:hAnsi="Times New Roman" w:cs="Times New Roman"/>
          <w:b/>
          <w:bCs/>
          <w:color w:val="000000"/>
        </w:rPr>
        <w:t xml:space="preserve">(ADP) </w:t>
      </w:r>
      <w:r w:rsidRPr="003F6374">
        <w:rPr>
          <w:rFonts w:ascii="Times New Roman" w:eastAsia="Times New Roman" w:hAnsi="Times New Roman" w:cs="Times New Roman"/>
          <w:b/>
          <w:bCs/>
          <w:color w:val="000000"/>
        </w:rPr>
        <w:t xml:space="preserve">and drought contingency plan operating rules </w:t>
      </w:r>
      <w:r w:rsidR="00CC1860">
        <w:rPr>
          <w:rFonts w:ascii="Times New Roman" w:eastAsia="Times New Roman" w:hAnsi="Times New Roman" w:cs="Times New Roman"/>
          <w:b/>
          <w:bCs/>
          <w:color w:val="000000"/>
        </w:rPr>
        <w:t xml:space="preserve">(DCP and DCP+) </w:t>
      </w:r>
      <w:r w:rsidRPr="003F6374">
        <w:rPr>
          <w:rFonts w:ascii="Times New Roman" w:eastAsia="Times New Roman" w:hAnsi="Times New Roman" w:cs="Times New Roman"/>
          <w:b/>
          <w:bCs/>
          <w:color w:val="000000"/>
        </w:rPr>
        <w:t>policies</w:t>
      </w:r>
    </w:p>
    <w:p w14:paraId="74783EF4" w14:textId="3295FD0D" w:rsidR="003F6374" w:rsidRPr="00761582" w:rsidRDefault="003F6374" w:rsidP="006320EF">
      <w:pPr>
        <w:spacing w:before="120" w:after="120" w:line="300" w:lineRule="auto"/>
        <w:rPr>
          <w:rFonts w:ascii="Times New Roman" w:hAnsi="Times New Roman" w:cs="Times New Roman"/>
          <w:color w:val="000000"/>
        </w:rPr>
      </w:pPr>
      <w:r w:rsidRPr="003F6374">
        <w:rPr>
          <w:rFonts w:ascii="Times New Roman" w:eastAsia="Times New Roman" w:hAnsi="Times New Roman" w:cs="Times New Roman"/>
          <w:color w:val="000000"/>
        </w:rPr>
        <w:t xml:space="preserve">In the current version of </w:t>
      </w:r>
      <w:r w:rsidR="00405BF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w:t>
      </w:r>
      <w:r w:rsidR="005E49B2">
        <w:rPr>
          <w:rFonts w:ascii="Times New Roman" w:eastAsia="Times New Roman" w:hAnsi="Times New Roman" w:cs="Times New Roman"/>
          <w:color w:val="000000"/>
        </w:rPr>
        <w:t xml:space="preserve">we replicate </w:t>
      </w:r>
      <w:r w:rsidR="0096437D">
        <w:rPr>
          <w:rFonts w:ascii="Times New Roman" w:eastAsia="Times New Roman" w:hAnsi="Times New Roman" w:cs="Times New Roman"/>
          <w:color w:val="000000"/>
        </w:rPr>
        <w:t>seven</w:t>
      </w:r>
      <w:r w:rsidRPr="003F6374">
        <w:rPr>
          <w:rFonts w:ascii="Times New Roman" w:eastAsia="Times New Roman" w:hAnsi="Times New Roman" w:cs="Times New Roman"/>
          <w:color w:val="000000"/>
        </w:rPr>
        <w:t xml:space="preserve"> </w:t>
      </w:r>
      <w:r w:rsidR="006320EF">
        <w:rPr>
          <w:rFonts w:ascii="Times New Roman" w:eastAsia="Times New Roman" w:hAnsi="Times New Roman" w:cs="Times New Roman"/>
          <w:color w:val="000000"/>
        </w:rPr>
        <w:t>i</w:t>
      </w:r>
      <w:r w:rsidRPr="003F6374">
        <w:rPr>
          <w:rFonts w:ascii="Times New Roman" w:eastAsia="Times New Roman" w:hAnsi="Times New Roman" w:cs="Times New Roman"/>
          <w:color w:val="000000"/>
        </w:rPr>
        <w:t xml:space="preserve">mportant CRSS Lake Powell operating rules </w:t>
      </w:r>
      <w:r w:rsidR="005E49B2">
        <w:rPr>
          <w:rFonts w:ascii="Times New Roman" w:eastAsia="Times New Roman" w:hAnsi="Times New Roman" w:cs="Times New Roman"/>
          <w:color w:val="000000"/>
        </w:rPr>
        <w:t>such as</w:t>
      </w:r>
      <w:r w:rsidRPr="003F6374">
        <w:rPr>
          <w:rFonts w:ascii="Times New Roman" w:eastAsia="Times New Roman" w:hAnsi="Times New Roman" w:cs="Times New Roman"/>
          <w:color w:val="000000"/>
        </w:rPr>
        <w:t xml:space="preserve"> equalize Lake Powell and Lake Mead storages under different elevation tiers defined in the 2007 Interim Guidelines. </w:t>
      </w:r>
      <w:r w:rsidR="007E5C88">
        <w:rPr>
          <w:rFonts w:ascii="Times New Roman" w:eastAsia="Times New Roman" w:hAnsi="Times New Roman" w:cs="Times New Roman"/>
          <w:color w:val="000000"/>
        </w:rPr>
        <w:t>In addition to</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these rules, 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also provides a simple version of </w:t>
      </w:r>
      <w:r w:rsidR="007E5C88">
        <w:rPr>
          <w:rFonts w:ascii="Times New Roman" w:eastAsia="Times New Roman" w:hAnsi="Times New Roman" w:cs="Times New Roman"/>
          <w:color w:val="000000"/>
        </w:rPr>
        <w:t xml:space="preserve">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qualization rule that uses </w:t>
      </w:r>
      <w:r w:rsidR="007E5C88">
        <w:rPr>
          <w:rFonts w:ascii="Times New Roman" w:eastAsia="Times New Roman" w:hAnsi="Times New Roman" w:cs="Times New Roman"/>
          <w:color w:val="000000"/>
        </w:rPr>
        <w:t>fewer</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parameters than the replicated rules. </w:t>
      </w:r>
      <w:r w:rsidR="00071FB8">
        <w:rPr>
          <w:rFonts w:ascii="Times New Roman" w:eastAsia="Times New Roman" w:hAnsi="Times New Roman" w:cs="Times New Roman"/>
          <w:color w:val="000000"/>
        </w:rPr>
        <w:t>In t</w:t>
      </w:r>
      <w:r w:rsidRPr="003F6374">
        <w:rPr>
          <w:rFonts w:ascii="Times New Roman" w:eastAsia="Times New Roman" w:hAnsi="Times New Roman" w:cs="Times New Roman"/>
          <w:color w:val="000000"/>
        </w:rPr>
        <w:t>his rule</w:t>
      </w:r>
      <w:r w:rsidR="00071F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Lake Powell release</w:t>
      </w:r>
      <w:r w:rsidR="007E5C8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7E5C88">
        <w:rPr>
          <w:rFonts w:ascii="Times New Roman" w:eastAsia="Times New Roman" w:hAnsi="Times New Roman" w:cs="Times New Roman"/>
          <w:color w:val="000000"/>
        </w:rPr>
        <w:t>are</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iterated to balance Lake Powell and Lake Mead. </w:t>
      </w:r>
      <w:r w:rsidR="007E5C88">
        <w:rPr>
          <w:rFonts w:ascii="Times New Roman" w:eastAsia="Times New Roman" w:hAnsi="Times New Roman" w:cs="Times New Roman"/>
          <w:color w:val="000000"/>
        </w:rPr>
        <w:t xml:space="preserve">The </w:t>
      </w:r>
      <w:r w:rsidR="006320EF" w:rsidRPr="00C05207">
        <w:rPr>
          <w:rFonts w:ascii="Times New Roman" w:eastAsia="Times New Roman" w:hAnsi="Times New Roman" w:cs="Times New Roman"/>
        </w:rPr>
        <w:t>2007 Interim Guidelines</w:t>
      </w:r>
      <w:r w:rsidR="00866EF6">
        <w:rPr>
          <w:rFonts w:ascii="Times New Roman" w:eastAsia="Times New Roman" w:hAnsi="Times New Roman" w:cs="Times New Roman"/>
        </w:rPr>
        <w:t xml:space="preserve"> (</w:t>
      </w:r>
      <w:r w:rsidR="00866EF6">
        <w:rPr>
          <w:rFonts w:ascii="TimesNewRomanPSMT" w:hAnsi="TimesNewRomanPSMT" w:cs="TimesNewRomanPSMT"/>
          <w:color w:val="000000"/>
        </w:rPr>
        <w:t>USBR, 2007</w:t>
      </w:r>
      <w:r w:rsidR="00C15D84">
        <w:rPr>
          <w:rFonts w:ascii="TimesNewRomanPSMT" w:hAnsi="TimesNewRomanPSMT" w:cs="TimesNewRomanPSMT"/>
          <w:color w:val="000000"/>
        </w:rPr>
        <w:t>a</w:t>
      </w:r>
      <w:r w:rsidR="00866EF6">
        <w:rPr>
          <w:rFonts w:ascii="Times New Roman" w:eastAsia="Times New Roman" w:hAnsi="Times New Roman" w:cs="Times New Roman"/>
        </w:rPr>
        <w:t>)</w:t>
      </w:r>
      <w:r w:rsidR="006320EF" w:rsidRP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Drought Contingency Plan</w:t>
      </w:r>
      <w:r w:rsidR="00C36CB1">
        <w:rPr>
          <w:rFonts w:ascii="Times New Roman" w:eastAsia="Times New Roman" w:hAnsi="Times New Roman" w:cs="Times New Roman"/>
        </w:rPr>
        <w:t xml:space="preserve"> (</w:t>
      </w:r>
      <w:r w:rsidR="00C36CB1">
        <w:rPr>
          <w:rFonts w:ascii="TimesNewRomanPSMT" w:hAnsi="TimesNewRomanPSMT" w:cs="TimesNewRomanPSMT"/>
          <w:color w:val="000000"/>
        </w:rPr>
        <w:t>DCP, 2019</w:t>
      </w:r>
      <w:r w:rsidR="00C36CB1">
        <w:rPr>
          <w:rFonts w:ascii="Times New Roman" w:eastAsia="Times New Roman" w:hAnsi="Times New Roman" w:cs="Times New Roman"/>
        </w:rPr>
        <w:t>)</w:t>
      </w:r>
      <w:r w:rsidR="006320EF" w:rsidRPr="006320EF">
        <w:rPr>
          <w:rFonts w:ascii="Times New Roman" w:eastAsia="Times New Roman" w:hAnsi="Times New Roman" w:cs="Times New Roman"/>
          <w:color w:val="000000"/>
        </w:rPr>
        <w:t>,</w:t>
      </w:r>
      <w:r w:rsid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Minute 319</w:t>
      </w:r>
      <w:r w:rsidR="00C05207">
        <w:rPr>
          <w:rFonts w:ascii="Times New Roman" w:eastAsia="Times New Roman" w:hAnsi="Times New Roman" w:cs="Times New Roman"/>
        </w:rPr>
        <w:t xml:space="preserve"> (</w:t>
      </w:r>
      <w:r w:rsidR="00C05207">
        <w:rPr>
          <w:rFonts w:ascii="TimesNewRomanPSMT" w:hAnsi="TimesNewRomanPSMT" w:cs="TimesNewRomanPSMT"/>
          <w:color w:val="000000"/>
        </w:rPr>
        <w:t>Minute 319, 2012</w:t>
      </w:r>
      <w:r w:rsidR="00BB0543">
        <w:rPr>
          <w:rFonts w:ascii="TimesNewRomanPSMT" w:hAnsi="TimesNewRomanPSMT" w:cs="TimesNewRomanPSMT"/>
          <w:color w:val="000000"/>
        </w:rPr>
        <w:t>),</w:t>
      </w:r>
      <w:r w:rsidR="006320EF" w:rsidRPr="006320EF">
        <w:rPr>
          <w:rFonts w:ascii="Times New Roman" w:eastAsia="Times New Roman" w:hAnsi="Times New Roman" w:cs="Times New Roman"/>
          <w:color w:val="000000"/>
        </w:rPr>
        <w:t xml:space="preserve"> and </w:t>
      </w:r>
      <w:r w:rsidR="006320EF" w:rsidRPr="00C05207">
        <w:rPr>
          <w:rFonts w:ascii="Times New Roman" w:eastAsia="Times New Roman" w:hAnsi="Times New Roman" w:cs="Times New Roman"/>
        </w:rPr>
        <w:t>Minute 323</w:t>
      </w:r>
      <w:r w:rsidR="006320EF">
        <w:rPr>
          <w:rFonts w:ascii="Times New Roman" w:eastAsia="Times New Roman" w:hAnsi="Times New Roman" w:cs="Times New Roman"/>
          <w:color w:val="000000"/>
        </w:rPr>
        <w:t xml:space="preserve"> </w:t>
      </w:r>
      <w:r w:rsidR="00C05207">
        <w:rPr>
          <w:rFonts w:ascii="Times New Roman" w:eastAsia="Times New Roman" w:hAnsi="Times New Roman" w:cs="Times New Roman"/>
        </w:rPr>
        <w:t>(</w:t>
      </w:r>
      <w:r w:rsidR="00C05207">
        <w:rPr>
          <w:rFonts w:ascii="TimesNewRomanPSMT" w:hAnsi="TimesNewRomanPSMT" w:cs="TimesNewRomanPSMT"/>
          <w:color w:val="000000"/>
        </w:rPr>
        <w:t>Minute 323, 2017</w:t>
      </w:r>
      <w:r w:rsidR="00C05207">
        <w:rPr>
          <w:rFonts w:ascii="Times New Roman" w:eastAsia="Times New Roman" w:hAnsi="Times New Roman" w:cs="Times New Roman"/>
        </w:rPr>
        <w:t xml:space="preserve">) </w:t>
      </w:r>
      <w:r w:rsidRPr="003F6374">
        <w:rPr>
          <w:rFonts w:ascii="Times New Roman" w:eastAsia="Times New Roman" w:hAnsi="Times New Roman" w:cs="Times New Roman"/>
          <w:color w:val="000000"/>
        </w:rPr>
        <w:t>determine LB and Mexico contributions (or cutbacks) under different Lake Mead elevations</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the lower the elevation, the </w:t>
      </w:r>
      <w:r w:rsidR="005E49B2">
        <w:rPr>
          <w:rFonts w:ascii="Times New Roman" w:eastAsia="Times New Roman" w:hAnsi="Times New Roman" w:cs="Times New Roman"/>
          <w:color w:val="000000"/>
        </w:rPr>
        <w:t>larger</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 </w:t>
      </w:r>
      <w:r w:rsidR="005E49B2">
        <w:rPr>
          <w:rFonts w:ascii="Times New Roman" w:eastAsia="Times New Roman" w:hAnsi="Times New Roman" w:cs="Times New Roman"/>
          <w:color w:val="000000"/>
        </w:rPr>
        <w:t>cutback</w:t>
      </w:r>
      <w:r w:rsidRPr="003F6374">
        <w:rPr>
          <w:rFonts w:ascii="Times New Roman" w:eastAsia="Times New Roman" w:hAnsi="Times New Roman" w:cs="Times New Roman"/>
          <w:color w:val="000000"/>
        </w:rPr>
        <w:t xml:space="preserve">. </w:t>
      </w:r>
      <w:r w:rsidR="00071FB8">
        <w:rPr>
          <w:rFonts w:ascii="Times New Roman" w:eastAsia="Times New Roman" w:hAnsi="Times New Roman" w:cs="Times New Roman"/>
          <w:color w:val="000000"/>
        </w:rPr>
        <w:t>In the exploratory model</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a nested</w:t>
      </w:r>
      <w:r w:rsidRPr="003F6374">
        <w:rPr>
          <w:rFonts w:ascii="Times New Roman" w:eastAsia="Times New Roman" w:hAnsi="Times New Roman" w:cs="Times New Roman"/>
          <w:color w:val="000000"/>
        </w:rPr>
        <w:t xml:space="preserve"> if</w:t>
      </w:r>
      <w:r w:rsidR="00E32B6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else statement is u</w:t>
      </w:r>
      <w:r w:rsidR="00286DA6">
        <w:rPr>
          <w:rFonts w:ascii="Times New Roman" w:eastAsia="Times New Roman" w:hAnsi="Times New Roman" w:cs="Times New Roman"/>
          <w:color w:val="000000"/>
        </w:rPr>
        <w:t>sed</w:t>
      </w:r>
      <w:r w:rsidRPr="003F6374">
        <w:rPr>
          <w:rFonts w:ascii="Times New Roman" w:eastAsia="Times New Roman" w:hAnsi="Times New Roman" w:cs="Times New Roman"/>
          <w:color w:val="000000"/>
        </w:rPr>
        <w:t xml:space="preserve"> to return </w:t>
      </w:r>
      <w:r w:rsidR="005E49B2">
        <w:rPr>
          <w:rFonts w:ascii="Times New Roman" w:eastAsia="Times New Roman" w:hAnsi="Times New Roman" w:cs="Times New Roman"/>
          <w:color w:val="000000"/>
        </w:rPr>
        <w:t>increasing</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cutback values </w:t>
      </w:r>
      <w:r w:rsidR="005E49B2">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5E49B2">
        <w:rPr>
          <w:rFonts w:ascii="Times New Roman" w:eastAsia="Times New Roman" w:hAnsi="Times New Roman" w:cs="Times New Roman"/>
          <w:color w:val="000000"/>
        </w:rPr>
        <w:t>falls from 1,090 to 1,025 feet</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A new </w:t>
      </w:r>
      <w:r w:rsidRPr="003F6374">
        <w:rPr>
          <w:rFonts w:ascii="Times New Roman" w:eastAsia="Times New Roman" w:hAnsi="Times New Roman" w:cs="Times New Roman"/>
          <w:color w:val="000000"/>
        </w:rPr>
        <w:t>DCP+</w:t>
      </w:r>
      <w:r w:rsidR="00343315">
        <w:rPr>
          <w:rFonts w:ascii="Times New Roman" w:eastAsia="Times New Roman" w:hAnsi="Times New Roman" w:cs="Times New Roman"/>
          <w:color w:val="000000"/>
        </w:rPr>
        <w:t>1</w:t>
      </w:r>
      <w:r w:rsidR="005E49B2">
        <w:rPr>
          <w:rFonts w:ascii="Times New Roman" w:eastAsia="Times New Roman" w:hAnsi="Times New Roman" w:cs="Times New Roman"/>
          <w:color w:val="000000"/>
        </w:rPr>
        <w:t>.</w:t>
      </w:r>
      <w:r w:rsidR="00343315">
        <w:rPr>
          <w:rFonts w:ascii="Times New Roman" w:eastAsia="Times New Roman" w:hAnsi="Times New Roman" w:cs="Times New Roman"/>
          <w:color w:val="000000"/>
        </w:rPr>
        <w:t>2</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rule </w:t>
      </w:r>
      <w:r w:rsidRPr="003F6374">
        <w:rPr>
          <w:rFonts w:ascii="Times New Roman" w:eastAsia="Times New Roman" w:hAnsi="Times New Roman" w:cs="Times New Roman"/>
          <w:color w:val="000000"/>
        </w:rPr>
        <w:t>returns cutbacks</w:t>
      </w:r>
      <w:r w:rsidR="005E49B2">
        <w:rPr>
          <w:rFonts w:ascii="Times New Roman" w:eastAsia="Times New Roman" w:hAnsi="Times New Roman" w:cs="Times New Roman"/>
          <w:color w:val="000000"/>
        </w:rPr>
        <w:t xml:space="preserve"> </w:t>
      </w:r>
      <w:r w:rsidR="00C840DA">
        <w:rPr>
          <w:rFonts w:ascii="Times New Roman" w:eastAsia="Times New Roman" w:hAnsi="Times New Roman" w:cs="Times New Roman"/>
          <w:color w:val="000000"/>
        </w:rPr>
        <w:t>1.2</w:t>
      </w:r>
      <w:r w:rsidR="005E49B2">
        <w:rPr>
          <w:rFonts w:ascii="Times New Roman" w:eastAsia="Times New Roman" w:hAnsi="Times New Roman" w:cs="Times New Roman"/>
          <w:color w:val="000000"/>
        </w:rPr>
        <w:t xml:space="preserve"> million acre-feet per year larger</w:t>
      </w:r>
      <w:r w:rsidRPr="003F6374">
        <w:rPr>
          <w:rFonts w:ascii="Times New Roman" w:eastAsia="Times New Roman" w:hAnsi="Times New Roman" w:cs="Times New Roman"/>
          <w:color w:val="000000"/>
        </w:rPr>
        <w:t xml:space="preserve"> than DCP for the same elevation tier</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w:t>
      </w:r>
    </w:p>
    <w:p w14:paraId="441409E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4FCBE4AA" w14:textId="10C22E22" w:rsidR="003F6374" w:rsidRDefault="00C840DA" w:rsidP="0068560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8F9F52" wp14:editId="080B3B78">
            <wp:extent cx="3653155" cy="22192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263" cy="2238166"/>
                    </a:xfrm>
                    <a:prstGeom prst="rect">
                      <a:avLst/>
                    </a:prstGeom>
                    <a:noFill/>
                  </pic:spPr>
                </pic:pic>
              </a:graphicData>
            </a:graphic>
          </wp:inline>
        </w:drawing>
      </w:r>
    </w:p>
    <w:p w14:paraId="5C49A816" w14:textId="77777777" w:rsidR="00C840DA" w:rsidRPr="003F6374" w:rsidRDefault="00C840DA" w:rsidP="00685605">
      <w:pPr>
        <w:spacing w:after="0" w:line="240" w:lineRule="auto"/>
        <w:jc w:val="center"/>
        <w:rPr>
          <w:rFonts w:ascii="Times New Roman" w:eastAsia="Times New Roman" w:hAnsi="Times New Roman" w:cs="Times New Roman"/>
          <w:sz w:val="24"/>
          <w:szCs w:val="24"/>
        </w:rPr>
      </w:pPr>
    </w:p>
    <w:p w14:paraId="5C10251F" w14:textId="77777777" w:rsidR="003F6374" w:rsidRPr="003F6374" w:rsidRDefault="003F6374" w:rsidP="00685605">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3.2. Schematic of adaptive management strategy in this research</w:t>
      </w:r>
    </w:p>
    <w:p w14:paraId="726D0E85"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23B232E6" w14:textId="10C7E7CC" w:rsidR="003F6374" w:rsidRDefault="00E32B6B" w:rsidP="00F06203">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a</w:t>
      </w:r>
      <w:r w:rsidR="003F6374" w:rsidRPr="003F6374">
        <w:rPr>
          <w:rFonts w:ascii="Times New Roman" w:eastAsia="Times New Roman" w:hAnsi="Times New Roman" w:cs="Times New Roman"/>
          <w:color w:val="000000"/>
        </w:rPr>
        <w:t xml:space="preserve">daptive </w:t>
      </w:r>
      <w:r w:rsidR="00AB3279">
        <w:rPr>
          <w:rFonts w:ascii="Times New Roman" w:eastAsia="Times New Roman" w:hAnsi="Times New Roman" w:cs="Times New Roman"/>
          <w:color w:val="000000"/>
        </w:rPr>
        <w:t>policy (hereafter, ADP)</w:t>
      </w:r>
      <w:r w:rsidR="003F6374" w:rsidRPr="003F6374">
        <w:rPr>
          <w:rFonts w:ascii="Times New Roman" w:eastAsia="Times New Roman" w:hAnsi="Times New Roman" w:cs="Times New Roman"/>
          <w:color w:val="000000"/>
        </w:rPr>
        <w:t xml:space="preserve"> in this research is defined as adapting depletion to the average past </w:t>
      </w:r>
      <w:r w:rsidR="000F684B">
        <w:rPr>
          <w:rFonts w:ascii="Times New Roman" w:eastAsia="Times New Roman" w:hAnsi="Times New Roman" w:cs="Times New Roman"/>
          <w:color w:val="000000"/>
        </w:rPr>
        <w:t xml:space="preserve">10-years of </w:t>
      </w:r>
      <w:r w:rsidR="003F6374" w:rsidRPr="003F6374">
        <w:rPr>
          <w:rFonts w:ascii="Times New Roman" w:eastAsia="Times New Roman" w:hAnsi="Times New Roman" w:cs="Times New Roman"/>
          <w:color w:val="000000"/>
        </w:rPr>
        <w:t xml:space="preserve">system gain (Figure 3.2). </w:t>
      </w:r>
      <w:r w:rsidR="00D9276F">
        <w:rPr>
          <w:rFonts w:ascii="Times New Roman" w:eastAsia="Times New Roman" w:hAnsi="Times New Roman" w:cs="Times New Roman"/>
          <w:color w:val="000000"/>
        </w:rPr>
        <w:t xml:space="preserve">Gain is the difference between inflow and reservoir evaporation. </w:t>
      </w:r>
      <w:r w:rsidR="003F6374" w:rsidRPr="003F6374">
        <w:rPr>
          <w:rFonts w:ascii="Times New Roman" w:eastAsia="Times New Roman" w:hAnsi="Times New Roman" w:cs="Times New Roman"/>
          <w:color w:val="000000"/>
        </w:rPr>
        <w:t>Th</w:t>
      </w:r>
      <w:r w:rsidR="00D9276F">
        <w:rPr>
          <w:rFonts w:ascii="Times New Roman" w:eastAsia="Times New Roman" w:hAnsi="Times New Roman" w:cs="Times New Roman"/>
          <w:color w:val="000000"/>
        </w:rPr>
        <w:t>e ADP policy</w:t>
      </w:r>
      <w:r w:rsidR="003F6374" w:rsidRPr="003F6374">
        <w:rPr>
          <w:rFonts w:ascii="Times New Roman" w:eastAsia="Times New Roman" w:hAnsi="Times New Roman" w:cs="Times New Roman"/>
          <w:color w:val="000000"/>
        </w:rPr>
        <w:t xml:space="preserve"> use</w:t>
      </w:r>
      <w:r w:rsidR="00D9276F">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 most recent hydrologic information every year to assist </w:t>
      </w:r>
      <w:r w:rsidR="007E5C88">
        <w:rPr>
          <w:rFonts w:ascii="Times New Roman" w:eastAsia="Times New Roman" w:hAnsi="Times New Roman" w:cs="Times New Roman"/>
          <w:color w:val="000000"/>
        </w:rPr>
        <w:t xml:space="preserve">with the </w:t>
      </w:r>
      <w:r w:rsidR="003F6374" w:rsidRPr="003F6374">
        <w:rPr>
          <w:rFonts w:ascii="Times New Roman" w:eastAsia="Times New Roman" w:hAnsi="Times New Roman" w:cs="Times New Roman"/>
          <w:color w:val="000000"/>
        </w:rPr>
        <w:t>next year’s decision</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making</w:t>
      </w:r>
      <w:r w:rsidR="000F684B">
        <w:rPr>
          <w:rFonts w:ascii="Times New Roman" w:eastAsia="Times New Roman" w:hAnsi="Times New Roman" w:cs="Times New Roman"/>
          <w:color w:val="000000"/>
        </w:rPr>
        <w:t xml:space="preserve"> regarding depletions and reservoir storage</w:t>
      </w:r>
      <w:r w:rsidR="003F6374" w:rsidRPr="003F6374">
        <w:rPr>
          <w:rFonts w:ascii="Times New Roman" w:eastAsia="Times New Roman" w:hAnsi="Times New Roman" w:cs="Times New Roman"/>
          <w:color w:val="000000"/>
        </w:rPr>
        <w:t xml:space="preserve">. The benefits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7E5C88">
        <w:rPr>
          <w:rFonts w:ascii="Times New Roman" w:eastAsia="Times New Roman" w:hAnsi="Times New Roman" w:cs="Times New Roman"/>
          <w:color w:val="000000"/>
        </w:rPr>
        <w:t xml:space="preserve"> hydrologic information from</w:t>
      </w:r>
      <w:r w:rsidR="003F6374" w:rsidRPr="003F6374">
        <w:rPr>
          <w:rFonts w:ascii="Times New Roman" w:eastAsia="Times New Roman" w:hAnsi="Times New Roman" w:cs="Times New Roman"/>
          <w:color w:val="000000"/>
        </w:rPr>
        <w:t xml:space="preserve"> several </w:t>
      </w:r>
      <w:r w:rsidR="007E5C88">
        <w:rPr>
          <w:rFonts w:ascii="Times New Roman" w:eastAsia="Times New Roman" w:hAnsi="Times New Roman" w:cs="Times New Roman"/>
          <w:color w:val="000000"/>
        </w:rPr>
        <w:t xml:space="preserve">past </w:t>
      </w:r>
      <w:r w:rsidR="003F6374" w:rsidRPr="003F6374">
        <w:rPr>
          <w:rFonts w:ascii="Times New Roman" w:eastAsia="Times New Roman" w:hAnsi="Times New Roman" w:cs="Times New Roman"/>
          <w:color w:val="000000"/>
        </w:rPr>
        <w:t>years include</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(1) </w:t>
      </w:r>
      <w:r w:rsidR="000F684B" w:rsidRPr="003F6374">
        <w:rPr>
          <w:rFonts w:ascii="Times New Roman" w:eastAsia="Times New Roman" w:hAnsi="Times New Roman" w:cs="Times New Roman"/>
          <w:color w:val="000000"/>
        </w:rPr>
        <w:t xml:space="preserve">users only use the available water coming </w:t>
      </w:r>
      <w:r w:rsidR="000F684B">
        <w:rPr>
          <w:rFonts w:ascii="Times New Roman" w:eastAsia="Times New Roman" w:hAnsi="Times New Roman" w:cs="Times New Roman"/>
          <w:color w:val="000000"/>
        </w:rPr>
        <w:t>into</w:t>
      </w:r>
      <w:r w:rsidR="000F684B" w:rsidRPr="003F6374">
        <w:rPr>
          <w:rFonts w:ascii="Times New Roman" w:eastAsia="Times New Roman" w:hAnsi="Times New Roman" w:cs="Times New Roman"/>
          <w:color w:val="000000"/>
        </w:rPr>
        <w:t xml:space="preserve"> the system</w:t>
      </w:r>
      <w:r w:rsidR="000F684B">
        <w:rPr>
          <w:rFonts w:ascii="Times New Roman" w:eastAsia="Times New Roman" w:hAnsi="Times New Roman" w:cs="Times New Roman"/>
          <w:color w:val="000000"/>
        </w:rPr>
        <w:t>; (2)</w:t>
      </w:r>
      <w:r w:rsidR="000F684B" w:rsidRPr="003F6374">
        <w:rPr>
          <w:rFonts w:ascii="Times New Roman" w:eastAsia="Times New Roman" w:hAnsi="Times New Roman" w:cs="Times New Roman"/>
          <w:color w:val="000000"/>
        </w:rPr>
        <w:t xml:space="preserve"> dynamically balanc</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basin depletion and water system gain</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t>
      </w:r>
      <w:r w:rsidR="000F684B">
        <w:rPr>
          <w:rFonts w:ascii="Times New Roman" w:eastAsia="Times New Roman" w:hAnsi="Times New Roman" w:cs="Times New Roman"/>
          <w:color w:val="000000"/>
        </w:rPr>
        <w:t>3</w:t>
      </w:r>
      <w:r w:rsidR="003F6374"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color w:val="000000"/>
        </w:rPr>
        <w:t>captur</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recent hydrologic changes</w:t>
      </w:r>
      <w:r w:rsidR="00D9276F">
        <w:rPr>
          <w:rFonts w:ascii="Times New Roman" w:eastAsia="Times New Roman" w:hAnsi="Times New Roman" w:cs="Times New Roman"/>
          <w:color w:val="000000"/>
        </w:rPr>
        <w:t>; (4)</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the most recent data</w:t>
      </w:r>
      <w:r w:rsidR="000F684B">
        <w:rPr>
          <w:rFonts w:ascii="Times New Roman" w:eastAsia="Times New Roman" w:hAnsi="Times New Roman" w:cs="Times New Roman"/>
          <w:color w:val="000000"/>
        </w:rPr>
        <w:t>; and</w:t>
      </w:r>
      <w:r w:rsidR="003F6374"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5</w:t>
      </w:r>
      <w:r w:rsidR="003F6374" w:rsidRPr="003F6374">
        <w:rPr>
          <w:rFonts w:ascii="Times New Roman" w:eastAsia="Times New Roman" w:hAnsi="Times New Roman" w:cs="Times New Roman"/>
          <w:color w:val="000000"/>
        </w:rPr>
        <w:t xml:space="preserve">) </w:t>
      </w:r>
      <w:r w:rsidR="000F684B">
        <w:rPr>
          <w:rFonts w:ascii="Times New Roman" w:eastAsia="Times New Roman" w:hAnsi="Times New Roman" w:cs="Times New Roman"/>
          <w:color w:val="000000"/>
        </w:rPr>
        <w:t>prevent severe reservoir drawdown during one or more low inflow</w:t>
      </w:r>
      <w:r w:rsidR="003F6374" w:rsidRPr="003F6374">
        <w:rPr>
          <w:rFonts w:ascii="Times New Roman" w:eastAsia="Times New Roman" w:hAnsi="Times New Roman" w:cs="Times New Roman"/>
          <w:color w:val="000000"/>
        </w:rPr>
        <w:t xml:space="preserve"> year</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Water conserved in reservoirs still belong</w:t>
      </w:r>
      <w:r w:rsidR="00B1525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to users and can be used when severe drought occurs. Equation (1) assumes next</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year depletion for the entire basin is equal to the average past gains to the system. </w:t>
      </w:r>
    </w:p>
    <w:p w14:paraId="6ABD0364" w14:textId="0DF905DD" w:rsidR="00F06203" w:rsidRPr="003F6374" w:rsidRDefault="00870FD8" w:rsidP="00685605">
      <w:pPr>
        <w:spacing w:before="240" w:after="24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t=y-N</m:t>
                </m:r>
              </m:sub>
              <m:sup>
                <m:r>
                  <w:rPr>
                    <w:rFonts w:ascii="Cambria Math" w:eastAsia="Times New Roman" w:hAnsi="Cambria Math" w:cs="Times New Roman"/>
                    <w:sz w:val="24"/>
                    <w:szCs w:val="24"/>
                  </w:rPr>
                  <m:t>y-1</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num>
          <m:den>
            <m:r>
              <w:rPr>
                <w:rFonts w:ascii="Cambria Math" w:eastAsia="Times New Roman" w:hAnsi="Cambria Math" w:cs="Times New Roman"/>
                <w:sz w:val="24"/>
                <w:szCs w:val="24"/>
              </w:rPr>
              <m:t>N</m:t>
            </m:r>
          </m:den>
        </m:f>
      </m:oMath>
      <w:r w:rsidR="00F06203">
        <w:rPr>
          <w:rFonts w:ascii="Times New Roman" w:eastAsia="Times New Roman" w:hAnsi="Times New Roman" w:cs="Times New Roman"/>
          <w:sz w:val="24"/>
          <w:szCs w:val="24"/>
        </w:rPr>
        <w:t xml:space="preserve">   (1)</w:t>
      </w:r>
    </w:p>
    <w:p w14:paraId="06576E6F" w14:textId="064E5E87" w:rsidR="003F6374" w:rsidRDefault="003F6374" w:rsidP="0049049A">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oMath>
      <w:r w:rsidRPr="003F6374">
        <w:rPr>
          <w:rFonts w:ascii="Times New Roman" w:eastAsia="Times New Roman" w:hAnsi="Times New Roman" w:cs="Times New Roman"/>
          <w:color w:val="000000"/>
        </w:rPr>
        <w:t xml:space="preserve"> is total water depletion in year </w:t>
      </w:r>
      <w:r w:rsidRPr="003F6374">
        <w:rPr>
          <w:rFonts w:ascii="Times New Roman" w:eastAsia="Times New Roman" w:hAnsi="Times New Roman" w:cs="Times New Roman"/>
          <w:i/>
          <w:iCs/>
          <w:color w:val="000000"/>
        </w:rPr>
        <w:t>y</w:t>
      </w:r>
      <w:r w:rsidRPr="003F6374">
        <w:rPr>
          <w:rFonts w:ascii="Times New Roman" w:eastAsia="Times New Roman" w:hAnsi="Times New Roman" w:cs="Times New Roman"/>
          <w:color w:val="000000"/>
        </w:rPr>
        <w:t>,</w:t>
      </w:r>
      <w:r w:rsidR="00B1525E">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inflow in the past year </w:t>
      </w:r>
      <w:r w:rsidRPr="003F6374">
        <w:rPr>
          <w:rFonts w:ascii="Times New Roman" w:eastAsia="Times New Roman" w:hAnsi="Times New Roman" w:cs="Times New Roman"/>
          <w:i/>
          <w:iCs/>
          <w:color w:val="000000"/>
        </w:rPr>
        <w:t>t</w:t>
      </w:r>
      <w:r w:rsidRPr="003F6374">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evaporation in the past year </w:t>
      </w:r>
      <w:r w:rsidRPr="003F6374">
        <w:rPr>
          <w:rFonts w:ascii="Times New Roman" w:eastAsia="Times New Roman" w:hAnsi="Times New Roman" w:cs="Times New Roman"/>
          <w:i/>
          <w:iCs/>
          <w:color w:val="000000"/>
        </w:rPr>
        <w:t>t</w:t>
      </w:r>
      <w:r w:rsidR="000F684B">
        <w:rPr>
          <w:rFonts w:ascii="Times New Roman" w:eastAsia="Times New Roman" w:hAnsi="Times New Roman" w:cs="Times New Roman"/>
          <w:color w:val="000000"/>
        </w:rPr>
        <w:t xml:space="preserve">, </w:t>
      </w:r>
      <w:r w:rsidRPr="003F6374">
        <w:rPr>
          <w:rFonts w:ascii="Times New Roman" w:eastAsia="Times New Roman" w:hAnsi="Times New Roman" w:cs="Times New Roman"/>
          <w:i/>
          <w:iCs/>
          <w:color w:val="000000"/>
        </w:rPr>
        <w:t>N</w:t>
      </w:r>
      <w:r w:rsidRPr="003F6374">
        <w:rPr>
          <w:rFonts w:ascii="Times New Roman" w:eastAsia="Times New Roman" w:hAnsi="Times New Roman" w:cs="Times New Roman"/>
          <w:color w:val="000000"/>
        </w:rPr>
        <w:t xml:space="preserve"> is the total years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look backward</w:t>
      </w:r>
      <w:r w:rsidR="000F684B">
        <w:rPr>
          <w:rFonts w:ascii="Times New Roman" w:eastAsia="Times New Roman" w:hAnsi="Times New Roman" w:cs="Times New Roman"/>
          <w:color w:val="000000"/>
        </w:rPr>
        <w:t xml:space="preserve">, and </w:t>
      </w:r>
      <w:r w:rsidR="000F684B" w:rsidRPr="003F6374">
        <w:rPr>
          <w:rFonts w:ascii="Times New Roman" w:eastAsia="Times New Roman" w:hAnsi="Times New Roman" w:cs="Times New Roman"/>
          <w:i/>
          <w:iCs/>
          <w:color w:val="000000"/>
        </w:rPr>
        <w:t xml:space="preserve">y </w:t>
      </w:r>
      <w:r w:rsidR="000F684B"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i/>
          <w:iCs/>
          <w:color w:val="000000"/>
        </w:rPr>
        <w:t>N</w:t>
      </w:r>
      <w:r w:rsidR="000F684B" w:rsidRPr="003F6374">
        <w:rPr>
          <w:rFonts w:ascii="Times New Roman" w:eastAsia="Times New Roman" w:hAnsi="Times New Roman" w:cs="Times New Roman"/>
          <w:color w:val="000000"/>
        </w:rPr>
        <w:t xml:space="preserve"> to </w:t>
      </w:r>
      <w:r w:rsidR="000F684B" w:rsidRPr="003F6374">
        <w:rPr>
          <w:rFonts w:ascii="Times New Roman" w:eastAsia="Times New Roman" w:hAnsi="Times New Roman" w:cs="Times New Roman"/>
          <w:i/>
          <w:iCs/>
          <w:color w:val="000000"/>
        </w:rPr>
        <w:t xml:space="preserve">y </w:t>
      </w:r>
      <w:r w:rsidR="000F684B">
        <w:rPr>
          <w:rFonts w:ascii="Times New Roman" w:eastAsia="Times New Roman" w:hAnsi="Times New Roman" w:cs="Times New Roman"/>
          <w:color w:val="000000"/>
        </w:rPr>
        <w:t>–</w:t>
      </w:r>
      <w:r w:rsidR="000F684B" w:rsidRPr="003F6374">
        <w:rPr>
          <w:rFonts w:ascii="Times New Roman" w:eastAsia="Times New Roman" w:hAnsi="Times New Roman" w:cs="Times New Roman"/>
          <w:color w:val="000000"/>
        </w:rPr>
        <w:t xml:space="preserve"> 1</w:t>
      </w:r>
      <w:r w:rsidR="000F684B">
        <w:rPr>
          <w:rFonts w:ascii="Times New Roman" w:eastAsia="Times New Roman" w:hAnsi="Times New Roman" w:cs="Times New Roman"/>
          <w:color w:val="000000"/>
        </w:rPr>
        <w:t xml:space="preserve"> is the lookback period</w:t>
      </w:r>
      <w:r w:rsidRPr="003F6374">
        <w:rPr>
          <w:rFonts w:ascii="Times New Roman" w:eastAsia="Times New Roman" w:hAnsi="Times New Roman" w:cs="Times New Roman"/>
          <w:color w:val="000000"/>
        </w:rPr>
        <w:t xml:space="preserve">. Another variation of </w:t>
      </w:r>
      <w:r w:rsidR="00E32B6B">
        <w:rPr>
          <w:rFonts w:ascii="Times New Roman" w:eastAsia="Times New Roman" w:hAnsi="Times New Roman" w:cs="Times New Roman"/>
          <w:color w:val="000000"/>
        </w:rPr>
        <w:t xml:space="preserve">the </w:t>
      </w:r>
      <w:r w:rsidR="00CC1860">
        <w:rPr>
          <w:rFonts w:ascii="Times New Roman" w:eastAsia="Times New Roman" w:hAnsi="Times New Roman" w:cs="Times New Roman"/>
          <w:color w:val="000000"/>
        </w:rPr>
        <w:t xml:space="preserve">ADP </w:t>
      </w:r>
      <w:r w:rsidRPr="003F6374">
        <w:rPr>
          <w:rFonts w:ascii="Times New Roman" w:eastAsia="Times New Roman" w:hAnsi="Times New Roman" w:cs="Times New Roman"/>
          <w:color w:val="000000"/>
        </w:rPr>
        <w:t>strategy is to incorporate 1 or 2 years of reliable future inflow predictions in calculating the average inflow to the system. We don’t use future forecast information in this research. </w:t>
      </w:r>
    </w:p>
    <w:p w14:paraId="3292ED4E" w14:textId="27935203" w:rsidR="0007293B" w:rsidRPr="00E84FFD"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Water shortages in the coming year </w:t>
      </w:r>
      <w:r w:rsidR="00D9276F">
        <w:rPr>
          <w:rFonts w:ascii="Times New Roman" w:eastAsia="Times New Roman" w:hAnsi="Times New Roman" w:cs="Times New Roman"/>
          <w:color w:val="000000"/>
        </w:rPr>
        <w:t>are</w:t>
      </w:r>
      <w:r w:rsidRPr="003F6374">
        <w:rPr>
          <w:rFonts w:ascii="Times New Roman" w:eastAsia="Times New Roman" w:hAnsi="Times New Roman" w:cs="Times New Roman"/>
          <w:color w:val="000000"/>
        </w:rPr>
        <w:t xml:space="preserve"> calculated</w:t>
      </w:r>
      <w:r w:rsidR="00D54F35">
        <w:rPr>
          <w:rFonts w:ascii="Times New Roman" w:eastAsia="Times New Roman" w:hAnsi="Times New Roman" w:cs="Times New Roman"/>
          <w:color w:val="000000"/>
        </w:rPr>
        <w:t xml:space="preserve"> by subtracting</w:t>
      </w:r>
      <w:r w:rsidR="00D275E6">
        <w:rPr>
          <w:rFonts w:ascii="Times New Roman" w:eastAsia="Times New Roman" w:hAnsi="Times New Roman" w:cs="Times New Roman"/>
          <w:color w:val="000000"/>
        </w:rPr>
        <w:t xml:space="preserve"> the</w:t>
      </w:r>
      <w:r w:rsidR="00D54F35">
        <w:rPr>
          <w:rFonts w:ascii="Times New Roman" w:eastAsia="Times New Roman" w:hAnsi="Times New Roman" w:cs="Times New Roman"/>
          <w:color w:val="000000"/>
        </w:rPr>
        <w:t xml:space="preserve"> </w:t>
      </w:r>
      <w:r w:rsidR="00D54F35" w:rsidRPr="003F6374">
        <w:rPr>
          <w:rFonts w:ascii="Times New Roman" w:eastAsia="Times New Roman" w:hAnsi="Times New Roman" w:cs="Times New Roman"/>
          <w:color w:val="000000"/>
        </w:rPr>
        <w:t>total system depletion determined in equation (1)</w:t>
      </w:r>
      <w:r w:rsidR="00D54F35">
        <w:rPr>
          <w:rFonts w:ascii="Times New Roman" w:eastAsia="Times New Roman" w:hAnsi="Times New Roman" w:cs="Times New Roman"/>
          <w:color w:val="000000"/>
        </w:rPr>
        <w:t xml:space="preserve"> </w:t>
      </w:r>
      <w:r w:rsidR="00881586">
        <w:rPr>
          <w:rFonts w:ascii="Times New Roman" w:eastAsia="Times New Roman" w:hAnsi="Times New Roman" w:cs="Times New Roman"/>
          <w:color w:val="000000"/>
        </w:rPr>
        <w:t xml:space="preserve">from original </w:t>
      </w:r>
      <w:r w:rsidRPr="003F6374">
        <w:rPr>
          <w:rFonts w:ascii="Times New Roman" w:eastAsia="Times New Roman" w:hAnsi="Times New Roman" w:cs="Times New Roman"/>
          <w:color w:val="000000"/>
        </w:rPr>
        <w:t xml:space="preserve">basin demand schedule. </w:t>
      </w:r>
      <w:r w:rsidR="00F23729">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 xml:space="preserve">any strategies </w:t>
      </w:r>
      <w:r w:rsidR="00F23729">
        <w:rPr>
          <w:rFonts w:ascii="Times New Roman" w:eastAsia="Times New Roman" w:hAnsi="Times New Roman" w:cs="Times New Roman"/>
          <w:color w:val="000000"/>
        </w:rPr>
        <w:t xml:space="preserve">exist </w:t>
      </w:r>
      <w:r w:rsidRPr="003F6374">
        <w:rPr>
          <w:rFonts w:ascii="Times New Roman" w:eastAsia="Times New Roman" w:hAnsi="Times New Roman" w:cs="Times New Roman"/>
          <w:color w:val="000000"/>
        </w:rPr>
        <w:t>to allocate entire basin shortages to</w:t>
      </w:r>
      <w:r w:rsidR="00F2372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UB</w:t>
      </w:r>
      <w:r w:rsidR="00F23729">
        <w:rPr>
          <w:rFonts w:ascii="Times New Roman" w:eastAsia="Times New Roman" w:hAnsi="Times New Roman" w:cs="Times New Roman"/>
          <w:color w:val="000000"/>
        </w:rPr>
        <w:t xml:space="preserve"> or</w:t>
      </w:r>
      <w:r w:rsidRPr="003F6374">
        <w:rPr>
          <w:rFonts w:ascii="Times New Roman" w:eastAsia="Times New Roman" w:hAnsi="Times New Roman" w:cs="Times New Roman"/>
          <w:color w:val="000000"/>
        </w:rPr>
        <w:t xml:space="preserve"> LB and Mexico. We test</w:t>
      </w:r>
      <w:r w:rsidR="0003368E">
        <w:rPr>
          <w:rFonts w:ascii="Times New Roman" w:eastAsia="Times New Roman" w:hAnsi="Times New Roman" w:cs="Times New Roman"/>
          <w:color w:val="000000"/>
        </w:rPr>
        <w:t>ed</w:t>
      </w:r>
      <w:r w:rsidRPr="003F6374">
        <w:rPr>
          <w:rFonts w:ascii="Times New Roman" w:eastAsia="Times New Roman" w:hAnsi="Times New Roman" w:cs="Times New Roman"/>
          <w:color w:val="000000"/>
        </w:rPr>
        <w:t xml:space="preserve"> different strategies rang</w:t>
      </w:r>
      <w:r w:rsidR="0003368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from</w:t>
      </w:r>
      <w:r w:rsidR="00F23729">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UB </w:t>
      </w:r>
      <w:r w:rsidR="00633642">
        <w:rPr>
          <w:rFonts w:ascii="Times New Roman" w:eastAsia="Times New Roman" w:hAnsi="Times New Roman" w:cs="Times New Roman"/>
          <w:color w:val="000000"/>
        </w:rPr>
        <w:t>bears all shortages</w:t>
      </w:r>
      <w:r w:rsidRPr="003F6374">
        <w:rPr>
          <w:rFonts w:ascii="Times New Roman" w:eastAsia="Times New Roman" w:hAnsi="Times New Roman" w:cs="Times New Roman"/>
          <w:color w:val="000000"/>
        </w:rPr>
        <w:t xml:space="preserve"> to </w:t>
      </w:r>
      <w:r w:rsidR="00F23729">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UB </w:t>
      </w:r>
      <w:r w:rsidR="00633642">
        <w:rPr>
          <w:rFonts w:ascii="Times New Roman" w:eastAsia="Times New Roman" w:hAnsi="Times New Roman" w:cs="Times New Roman"/>
          <w:color w:val="000000"/>
        </w:rPr>
        <w:t xml:space="preserve">bears </w:t>
      </w:r>
      <w:r w:rsidRPr="003F6374">
        <w:rPr>
          <w:rFonts w:ascii="Times New Roman" w:eastAsia="Times New Roman" w:hAnsi="Times New Roman" w:cs="Times New Roman"/>
          <w:color w:val="000000"/>
        </w:rPr>
        <w:t xml:space="preserve">no </w:t>
      </w:r>
      <w:r w:rsidR="00633642">
        <w:rPr>
          <w:rFonts w:ascii="Times New Roman" w:eastAsia="Times New Roman" w:hAnsi="Times New Roman" w:cs="Times New Roman"/>
          <w:color w:val="000000"/>
        </w:rPr>
        <w:t>shortages</w:t>
      </w:r>
      <w:r w:rsidRPr="003F6374">
        <w:rPr>
          <w:rFonts w:ascii="Times New Roman" w:eastAsia="Times New Roman" w:hAnsi="Times New Roman" w:cs="Times New Roman"/>
          <w:color w:val="000000"/>
        </w:rPr>
        <w:t xml:space="preserve">. </w:t>
      </w:r>
      <w:r w:rsidR="007D4E49">
        <w:rPr>
          <w:rFonts w:ascii="Times New Roman" w:eastAsia="Times New Roman" w:hAnsi="Times New Roman" w:cs="Times New Roman"/>
          <w:color w:val="000000"/>
        </w:rPr>
        <w:t>In this research, w</w:t>
      </w:r>
      <w:r w:rsidR="0007293B" w:rsidRPr="003F6374">
        <w:rPr>
          <w:rFonts w:ascii="Times New Roman" w:eastAsia="Times New Roman" w:hAnsi="Times New Roman" w:cs="Times New Roman"/>
          <w:color w:val="000000"/>
        </w:rPr>
        <w:t>e simulate</w:t>
      </w:r>
      <w:r w:rsidR="0007293B">
        <w:rPr>
          <w:rFonts w:ascii="Times New Roman" w:eastAsia="Times New Roman" w:hAnsi="Times New Roman" w:cs="Times New Roman"/>
          <w:color w:val="000000"/>
        </w:rPr>
        <w:t>d the</w:t>
      </w:r>
      <w:r w:rsidR="0007293B" w:rsidRPr="003F6374">
        <w:rPr>
          <w:rFonts w:ascii="Times New Roman" w:eastAsia="Times New Roman" w:hAnsi="Times New Roman" w:cs="Times New Roman"/>
          <w:color w:val="000000"/>
        </w:rPr>
        <w:t xml:space="preserv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along with the equalization policy (</w:t>
      </w:r>
      <w:r w:rsidR="0007293B">
        <w:rPr>
          <w:rFonts w:ascii="Times New Roman" w:eastAsia="Times New Roman" w:hAnsi="Times New Roman" w:cs="Times New Roman"/>
          <w:color w:val="000000"/>
        </w:rPr>
        <w:t xml:space="preserve">to </w:t>
      </w:r>
      <w:r w:rsidR="0007293B" w:rsidRPr="003F6374">
        <w:rPr>
          <w:rFonts w:ascii="Times New Roman" w:eastAsia="Times New Roman" w:hAnsi="Times New Roman" w:cs="Times New Roman"/>
          <w:color w:val="000000"/>
        </w:rPr>
        <w:t>determine where to store water) across all historical streamflow records (1906</w:t>
      </w:r>
      <w:r w:rsidR="0007293B">
        <w:rPr>
          <w:rFonts w:ascii="Times New Roman" w:eastAsia="Times New Roman" w:hAnsi="Times New Roman" w:cs="Times New Roman"/>
          <w:color w:val="000000"/>
        </w:rPr>
        <w:t>–</w:t>
      </w:r>
      <w:r w:rsidR="0007293B" w:rsidRPr="003F6374">
        <w:rPr>
          <w:rFonts w:ascii="Times New Roman" w:eastAsia="Times New Roman" w:hAnsi="Times New Roman" w:cs="Times New Roman"/>
          <w:color w:val="000000"/>
        </w:rPr>
        <w:t xml:space="preserve">2018). The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is assumed to start </w:t>
      </w:r>
      <w:r w:rsidR="0007293B">
        <w:rPr>
          <w:rFonts w:ascii="Times New Roman" w:eastAsia="Times New Roman" w:hAnsi="Times New Roman" w:cs="Times New Roman"/>
          <w:color w:val="000000"/>
        </w:rPr>
        <w:t>in</w:t>
      </w:r>
      <w:r w:rsidR="0007293B" w:rsidRPr="003F6374">
        <w:rPr>
          <w:rFonts w:ascii="Times New Roman" w:eastAsia="Times New Roman" w:hAnsi="Times New Roman" w:cs="Times New Roman"/>
          <w:color w:val="000000"/>
        </w:rPr>
        <w:t xml:space="preserve"> January 2021 and will only be triggered when Lake Mead elevation is less than 1,060 feet</w:t>
      </w:r>
      <w:r w:rsidR="00B0472F">
        <w:rPr>
          <w:rFonts w:ascii="Times New Roman" w:eastAsia="Times New Roman" w:hAnsi="Times New Roman" w:cs="Times New Roman"/>
          <w:color w:val="000000"/>
        </w:rPr>
        <w:t xml:space="preserve"> </w:t>
      </w:r>
      <w:r w:rsidR="00B0472F" w:rsidRPr="003F6374">
        <w:rPr>
          <w:rFonts w:ascii="Times New Roman" w:eastAsia="Times New Roman" w:hAnsi="Times New Roman" w:cs="Times New Roman"/>
          <w:color w:val="000000"/>
        </w:rPr>
        <w:t>and the average</w:t>
      </w:r>
      <w:r w:rsidR="00B0472F">
        <w:rPr>
          <w:rFonts w:ascii="Times New Roman" w:eastAsia="Times New Roman" w:hAnsi="Times New Roman" w:cs="Times New Roman"/>
          <w:color w:val="000000"/>
        </w:rPr>
        <w:t xml:space="preserve"> system gain</w:t>
      </w:r>
      <w:r w:rsidR="00B0472F" w:rsidRPr="003F6374">
        <w:rPr>
          <w:rFonts w:ascii="Times New Roman" w:eastAsia="Times New Roman" w:hAnsi="Times New Roman" w:cs="Times New Roman"/>
          <w:color w:val="000000"/>
        </w:rPr>
        <w:t xml:space="preserve"> </w:t>
      </w:r>
      <w:r w:rsidR="00B0472F">
        <w:rPr>
          <w:rFonts w:ascii="Times New Roman" w:eastAsia="Times New Roman" w:hAnsi="Times New Roman" w:cs="Times New Roman"/>
          <w:color w:val="000000"/>
        </w:rPr>
        <w:t xml:space="preserve">over the </w:t>
      </w:r>
      <w:r w:rsidR="00B0472F" w:rsidRPr="003F6374">
        <w:rPr>
          <w:rFonts w:ascii="Times New Roman" w:eastAsia="Times New Roman" w:hAnsi="Times New Roman" w:cs="Times New Roman"/>
          <w:color w:val="000000"/>
        </w:rPr>
        <w:t xml:space="preserve">past 10 years is smaller than </w:t>
      </w:r>
      <w:r w:rsidR="00B0472F">
        <w:rPr>
          <w:rFonts w:ascii="Times New Roman" w:eastAsia="Times New Roman" w:hAnsi="Times New Roman" w:cs="Times New Roman"/>
          <w:color w:val="000000"/>
        </w:rPr>
        <w:t xml:space="preserve">the </w:t>
      </w:r>
      <w:r w:rsidR="00B0472F" w:rsidRPr="003F6374">
        <w:rPr>
          <w:rFonts w:ascii="Times New Roman" w:eastAsia="Times New Roman" w:hAnsi="Times New Roman" w:cs="Times New Roman"/>
          <w:color w:val="000000"/>
        </w:rPr>
        <w:t xml:space="preserve">next year's demand </w:t>
      </w:r>
      <w:r w:rsidR="00B0472F" w:rsidRPr="003F6374">
        <w:rPr>
          <w:rFonts w:ascii="Times New Roman" w:eastAsia="Times New Roman" w:hAnsi="Times New Roman" w:cs="Times New Roman"/>
          <w:color w:val="000000"/>
        </w:rPr>
        <w:lastRenderedPageBreak/>
        <w:t>schedule</w:t>
      </w:r>
      <w:r w:rsidR="0007293B" w:rsidRPr="003F6374">
        <w:rPr>
          <w:rFonts w:ascii="Times New Roman" w:eastAsia="Times New Roman" w:hAnsi="Times New Roman" w:cs="Times New Roman"/>
          <w:color w:val="000000"/>
        </w:rPr>
        <w:t xml:space="preserve">. When </w:t>
      </w:r>
      <w:r w:rsidR="0007293B">
        <w:rPr>
          <w:rFonts w:ascii="Times New Roman" w:eastAsia="Times New Roman" w:hAnsi="Times New Roman" w:cs="Times New Roman"/>
          <w:color w:val="000000"/>
        </w:rPr>
        <w:t xml:space="preserve">Lake </w:t>
      </w:r>
      <w:r w:rsidR="0007293B" w:rsidRPr="003F6374">
        <w:rPr>
          <w:rFonts w:ascii="Times New Roman" w:eastAsia="Times New Roman" w:hAnsi="Times New Roman" w:cs="Times New Roman"/>
          <w:color w:val="000000"/>
        </w:rPr>
        <w:t xml:space="preserve">Mead elevation is above 1,060 feet, LB and Mexico contributions are calculated by </w:t>
      </w:r>
      <w:r w:rsidR="0007293B">
        <w:rPr>
          <w:rFonts w:ascii="Times New Roman" w:eastAsia="Times New Roman" w:hAnsi="Times New Roman" w:cs="Times New Roman"/>
          <w:color w:val="000000"/>
        </w:rPr>
        <w:t xml:space="preserve">the </w:t>
      </w:r>
      <w:r w:rsidR="0007293B" w:rsidRPr="003F6374">
        <w:rPr>
          <w:rFonts w:ascii="Times New Roman" w:eastAsia="Times New Roman" w:hAnsi="Times New Roman" w:cs="Times New Roman"/>
          <w:color w:val="000000"/>
        </w:rPr>
        <w:t>D</w:t>
      </w:r>
      <w:r w:rsidR="00D9276F">
        <w:rPr>
          <w:rFonts w:ascii="Times New Roman" w:eastAsia="Times New Roman" w:hAnsi="Times New Roman" w:cs="Times New Roman"/>
          <w:color w:val="000000"/>
        </w:rPr>
        <w:t>C</w:t>
      </w:r>
      <w:r w:rsidR="0007293B" w:rsidRPr="003F6374">
        <w:rPr>
          <w:rFonts w:ascii="Times New Roman" w:eastAsia="Times New Roman" w:hAnsi="Times New Roman" w:cs="Times New Roman"/>
          <w:color w:val="000000"/>
        </w:rPr>
        <w:t>P</w:t>
      </w:r>
      <w:r w:rsidR="00D9276F">
        <w:rPr>
          <w:rFonts w:ascii="Times New Roman" w:eastAsia="Times New Roman" w:hAnsi="Times New Roman" w:cs="Times New Roman"/>
          <w:color w:val="000000"/>
        </w:rPr>
        <w:t xml:space="preserve"> operation</w:t>
      </w:r>
      <w:r w:rsidR="0007293B" w:rsidRPr="003F6374">
        <w:rPr>
          <w:rFonts w:ascii="Times New Roman" w:eastAsia="Times New Roman" w:hAnsi="Times New Roman" w:cs="Times New Roman"/>
          <w:color w:val="000000"/>
        </w:rPr>
        <w:t xml:space="preserve">. </w:t>
      </w:r>
      <w:r w:rsidR="007C17AB">
        <w:rPr>
          <w:rFonts w:ascii="Times New Roman" w:eastAsia="Times New Roman" w:hAnsi="Times New Roman" w:cs="Times New Roman"/>
          <w:sz w:val="24"/>
          <w:szCs w:val="24"/>
        </w:rPr>
        <w:t xml:space="preserve">The 1,060 feet trigger is 35 feet </w:t>
      </w:r>
      <w:r w:rsidR="005721AD">
        <w:rPr>
          <w:rFonts w:ascii="Times New Roman" w:eastAsia="Times New Roman" w:hAnsi="Times New Roman" w:cs="Times New Roman"/>
          <w:sz w:val="24"/>
          <w:szCs w:val="24"/>
        </w:rPr>
        <w:t xml:space="preserve">and 2.4 </w:t>
      </w:r>
      <w:proofErr w:type="spellStart"/>
      <w:r w:rsidR="005721AD">
        <w:rPr>
          <w:rFonts w:ascii="Times New Roman" w:eastAsia="Times New Roman" w:hAnsi="Times New Roman" w:cs="Times New Roman"/>
          <w:sz w:val="24"/>
          <w:szCs w:val="24"/>
        </w:rPr>
        <w:t>maf</w:t>
      </w:r>
      <w:proofErr w:type="spellEnd"/>
      <w:r w:rsidR="005721AD">
        <w:rPr>
          <w:rFonts w:ascii="Times New Roman" w:eastAsia="Times New Roman" w:hAnsi="Times New Roman" w:cs="Times New Roman"/>
          <w:sz w:val="24"/>
          <w:szCs w:val="24"/>
        </w:rPr>
        <w:t xml:space="preserve"> higher than the </w:t>
      </w:r>
      <w:r w:rsidR="00B03CDB">
        <w:rPr>
          <w:rFonts w:ascii="Times New Roman" w:eastAsia="Times New Roman" w:hAnsi="Times New Roman" w:cs="Times New Roman"/>
          <w:sz w:val="24"/>
          <w:szCs w:val="24"/>
        </w:rPr>
        <w:t xml:space="preserve">1,025 feet trigger </w:t>
      </w:r>
      <w:r w:rsidR="005721AD">
        <w:rPr>
          <w:rFonts w:ascii="Times New Roman" w:eastAsia="Times New Roman" w:hAnsi="Times New Roman" w:cs="Times New Roman"/>
          <w:sz w:val="24"/>
          <w:szCs w:val="24"/>
        </w:rPr>
        <w:t>in the Lower Basin DCP.</w:t>
      </w:r>
    </w:p>
    <w:p w14:paraId="1CD42452" w14:textId="46D0B161" w:rsidR="003F6374" w:rsidRPr="003F6374" w:rsidRDefault="003F6374" w:rsidP="0049049A">
      <w:pPr>
        <w:shd w:val="clear" w:color="auto" w:fill="FFFFFF"/>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3.3 Reservoir release temperature model</w:t>
      </w:r>
    </w:p>
    <w:p w14:paraId="118226B3" w14:textId="7DAB4771"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To help evaluate downstream river ecosystem response to different management strategies explored by CRSS, we developed and applied a monthly dam</w:t>
      </w:r>
      <w:r w:rsidR="0003368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 The temperature of water passed through Glen Canyon Dam penstock intakes reflects the quality of water in a withdrawal zone. The thickness of this withdrawal zone is determined by stratification in the reservoir, ambient reservoir currents, forebay bathymetry, intake geometry, and the amount of water drawn through the intakes. The withdrawal zone tends to be higher than the penstock intake centerline elevation</w:t>
      </w:r>
      <w:r w:rsidR="00633642">
        <w:rPr>
          <w:rFonts w:ascii="Times New Roman" w:eastAsia="Times New Roman" w:hAnsi="Times New Roman" w:cs="Times New Roman"/>
          <w:color w:val="000000"/>
        </w:rPr>
        <w:t xml:space="preserve">. For example, </w:t>
      </w:r>
      <w:r w:rsidRPr="003F6374">
        <w:rPr>
          <w:rFonts w:ascii="Times New Roman" w:eastAsia="Times New Roman" w:hAnsi="Times New Roman" w:cs="Times New Roman"/>
          <w:color w:val="000000"/>
        </w:rPr>
        <w:t>measurements made during a High Flow Experiment in 2008</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when the reservoir was at 3</w:t>
      </w:r>
      <w:r w:rsidR="00B5440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590 ft</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suggests this value is about 15 ft (</w:t>
      </w:r>
      <w:proofErr w:type="spellStart"/>
      <w:r w:rsidRPr="003F6374">
        <w:rPr>
          <w:rFonts w:ascii="Times New Roman" w:eastAsia="Times New Roman" w:hAnsi="Times New Roman" w:cs="Times New Roman"/>
          <w:color w:val="000000"/>
        </w:rPr>
        <w:t>Vermeyen</w:t>
      </w:r>
      <w:proofErr w:type="spellEnd"/>
      <w:r w:rsidRPr="003F6374">
        <w:rPr>
          <w:rFonts w:ascii="Times New Roman" w:eastAsia="Times New Roman" w:hAnsi="Times New Roman" w:cs="Times New Roman"/>
          <w:color w:val="000000"/>
        </w:rPr>
        <w:t>, 2011). For this reason, the water temperature being passed through the penstock intakes may be closer to water temperatures located at shallower depth</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a temperature profile measured at some distance from the intakes. </w:t>
      </w:r>
      <w:r w:rsidR="00937442">
        <w:rPr>
          <w:rFonts w:ascii="Times New Roman" w:eastAsia="Times New Roman" w:hAnsi="Times New Roman" w:cs="Times New Roman"/>
          <w:color w:val="000000"/>
        </w:rPr>
        <w:t xml:space="preserve">The reservoir release temperature </w:t>
      </w:r>
      <w:r w:rsidRPr="003F6374">
        <w:rPr>
          <w:rFonts w:ascii="Times New Roman" w:eastAsia="Times New Roman" w:hAnsi="Times New Roman" w:cs="Times New Roman"/>
          <w:color w:val="000000"/>
        </w:rPr>
        <w:t>model assumes that the average water temperature within the withdrawal zone can be approximated for a given month and surface lake elevation</w:t>
      </w:r>
      <w:r w:rsidR="005146A7">
        <w:rPr>
          <w:rFonts w:ascii="Times New Roman" w:eastAsia="Times New Roman" w:hAnsi="Times New Roman" w:cs="Times New Roman"/>
          <w:color w:val="000000"/>
        </w:rPr>
        <w:t xml:space="preserve"> by</w:t>
      </w:r>
      <w:r w:rsidRPr="003F6374">
        <w:rPr>
          <w:rFonts w:ascii="Times New Roman" w:eastAsia="Times New Roman" w:hAnsi="Times New Roman" w:cs="Times New Roman"/>
          <w:color w:val="000000"/>
        </w:rPr>
        <w:t xml:space="preserve"> using </w:t>
      </w:r>
      <w:r w:rsidR="005146A7">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 xml:space="preserve">monthly average reservoir temperature profile and a constant </w:t>
      </w:r>
      <w:r w:rsidR="005146A7">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represent</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difference between the depth of the penstock intakes and </w:t>
      </w:r>
      <w:r w:rsidR="005146A7">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depth in the profile that best represents the withdrawal zone</w:t>
      </w:r>
      <w:r w:rsidR="00937442">
        <w:rPr>
          <w:rFonts w:ascii="Times New Roman" w:eastAsia="Times New Roman" w:hAnsi="Times New Roman" w:cs="Times New Roman"/>
          <w:color w:val="000000"/>
        </w:rPr>
        <w:t xml:space="preserve"> (Wheeler, et al., 2021)</w:t>
      </w:r>
      <w:r w:rsidRPr="003F6374">
        <w:rPr>
          <w:rFonts w:ascii="Times New Roman" w:eastAsia="Times New Roman" w:hAnsi="Times New Roman" w:cs="Times New Roman"/>
          <w:color w:val="000000"/>
        </w:rPr>
        <w:t xml:space="preserve">. To construct the model, we first developed monthly reservoir temperature profiles by averaging all reservoir temperature profiles reported by </w:t>
      </w:r>
      <w:proofErr w:type="spellStart"/>
      <w:r w:rsidRPr="003F6374">
        <w:rPr>
          <w:rFonts w:ascii="Times New Roman" w:eastAsia="Times New Roman" w:hAnsi="Times New Roman" w:cs="Times New Roman"/>
          <w:color w:val="000000"/>
        </w:rPr>
        <w:t>Vernieu</w:t>
      </w:r>
      <w:proofErr w:type="spellEnd"/>
      <w:r w:rsidRPr="003F6374">
        <w:rPr>
          <w:rFonts w:ascii="Times New Roman" w:eastAsia="Times New Roman" w:hAnsi="Times New Roman" w:cs="Times New Roman"/>
          <w:color w:val="000000"/>
        </w:rPr>
        <w:t xml:space="preserve"> </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2015) for a given month. We then calculated the depth of the water withdrawal based on the difference between surface elevation and the elevation of the penstocks. For each month, we utilized a constant offset (15 ft) to add to the penstock depth to better represent the withdrawal zone. This model allowed us to quickly predict release water temperature for each month and surface elevation from CRSS. Unlike other process-based models (e.g.</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CE-QUAL W2), the model used here does not capture the variability associated with tributary inflow and temperature or weather conditions.</w:t>
      </w:r>
      <w:r w:rsidRPr="003F6374">
        <w:rPr>
          <w:rFonts w:ascii="Times New Roman" w:eastAsia="Times New Roman" w:hAnsi="Times New Roman" w:cs="Times New Roman"/>
          <w:color w:val="000000"/>
          <w:highlight w:val="yellow"/>
        </w:rPr>
        <w:t xml:space="preserve"> </w:t>
      </w:r>
    </w:p>
    <w:p w14:paraId="04199C00" w14:textId="77777777" w:rsidR="003F6374" w:rsidRP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Example results</w:t>
      </w:r>
    </w:p>
    <w:p w14:paraId="52A75EBF" w14:textId="77777777"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4.1 Model validation</w:t>
      </w:r>
    </w:p>
    <w:p w14:paraId="23D89A3E" w14:textId="0B823846"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To validate the exploratory model, we compare Lake Powell and Lake Mead </w:t>
      </w:r>
      <w:r w:rsidR="00E51CC6">
        <w:rPr>
          <w:rFonts w:ascii="Times New Roman" w:eastAsia="Times New Roman" w:hAnsi="Times New Roman" w:cs="Times New Roman"/>
          <w:color w:val="000000"/>
        </w:rPr>
        <w:t xml:space="preserve">inflow, </w:t>
      </w:r>
      <w:r w:rsidR="00633642">
        <w:rPr>
          <w:rFonts w:ascii="Times New Roman" w:eastAsia="Times New Roman" w:hAnsi="Times New Roman" w:cs="Times New Roman"/>
          <w:color w:val="000000"/>
        </w:rPr>
        <w:t xml:space="preserve">storage, and </w:t>
      </w:r>
      <w:r w:rsidR="00E51CC6">
        <w:rPr>
          <w:rFonts w:ascii="Times New Roman" w:eastAsia="Times New Roman" w:hAnsi="Times New Roman" w:cs="Times New Roman"/>
          <w:color w:val="000000"/>
        </w:rPr>
        <w:t>outflow</w:t>
      </w:r>
      <w:r w:rsidR="0063364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results from the exploratory model against CRSS results</w:t>
      </w:r>
      <w:r w:rsidR="00633642">
        <w:rPr>
          <w:rFonts w:ascii="Times New Roman" w:eastAsia="Times New Roman" w:hAnsi="Times New Roman" w:cs="Times New Roman"/>
          <w:color w:val="000000"/>
        </w:rPr>
        <w:t xml:space="preserve"> for the same </w:t>
      </w:r>
      <w:r w:rsidR="00E51CC6">
        <w:rPr>
          <w:rFonts w:ascii="Times New Roman" w:eastAsia="Times New Roman" w:hAnsi="Times New Roman" w:cs="Times New Roman"/>
          <w:color w:val="000000"/>
        </w:rPr>
        <w:t xml:space="preserve">basic parameters (section 3.1), 113 direct natural flow </w:t>
      </w:r>
      <w:r w:rsidR="00633642">
        <w:rPr>
          <w:rFonts w:ascii="Times New Roman" w:eastAsia="Times New Roman" w:hAnsi="Times New Roman" w:cs="Times New Roman"/>
          <w:color w:val="000000"/>
        </w:rPr>
        <w:t>traces, demands, and operating rules</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esults for one hydrologic trace that </w:t>
      </w:r>
      <w:r w:rsidR="00E51CC6">
        <w:rPr>
          <w:rFonts w:ascii="Times New Roman" w:eastAsia="Times New Roman" w:hAnsi="Times New Roman" w:cs="Times New Roman"/>
          <w:color w:val="000000"/>
        </w:rPr>
        <w:t>repeats</w:t>
      </w:r>
      <w:r w:rsidR="00E51CC6"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a m</w:t>
      </w:r>
      <w:r w:rsidRPr="003F6374">
        <w:rPr>
          <w:rFonts w:ascii="Times New Roman" w:eastAsia="Times New Roman" w:hAnsi="Times New Roman" w:cs="Times New Roman"/>
          <w:color w:val="000000"/>
        </w:rPr>
        <w:t xml:space="preserve">id-20th century drought </w:t>
      </w:r>
      <w:r w:rsidR="00E51CC6">
        <w:rPr>
          <w:rFonts w:ascii="Times New Roman" w:eastAsia="Times New Roman" w:hAnsi="Times New Roman" w:cs="Times New Roman"/>
          <w:color w:val="000000"/>
        </w:rPr>
        <w:t>show that</w:t>
      </w:r>
      <w:r w:rsidRPr="003F6374">
        <w:rPr>
          <w:rFonts w:ascii="Times New Roman" w:eastAsia="Times New Roman" w:hAnsi="Times New Roman" w:cs="Times New Roman"/>
          <w:color w:val="000000"/>
        </w:rPr>
        <w:t xml:space="preserve"> Lake Powell and Lake Mead storage, inflow and outflow </w:t>
      </w:r>
      <w:r w:rsidR="00CF07AA">
        <w:rPr>
          <w:rFonts w:ascii="Times New Roman" w:eastAsia="Times New Roman" w:hAnsi="Times New Roman" w:cs="Times New Roman"/>
          <w:color w:val="000000"/>
        </w:rPr>
        <w:t xml:space="preserve">simulation </w:t>
      </w:r>
      <w:r w:rsidR="00CF07AA" w:rsidRPr="003F6374">
        <w:rPr>
          <w:rFonts w:ascii="Times New Roman" w:eastAsia="Times New Roman" w:hAnsi="Times New Roman" w:cs="Times New Roman"/>
          <w:color w:val="000000"/>
        </w:rPr>
        <w:t>result</w:t>
      </w:r>
      <w:r w:rsidR="00CF07AA">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from the exploratory model are very close to </w:t>
      </w:r>
      <w:r w:rsidR="00CF07AA">
        <w:rPr>
          <w:rFonts w:ascii="Times New Roman" w:eastAsia="Times New Roman" w:hAnsi="Times New Roman" w:cs="Times New Roman"/>
          <w:color w:val="000000"/>
        </w:rPr>
        <w:t>those</w:t>
      </w:r>
      <w:r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 xml:space="preserve">of </w:t>
      </w:r>
      <w:r w:rsidRPr="003F6374">
        <w:rPr>
          <w:rFonts w:ascii="Times New Roman" w:eastAsia="Times New Roman" w:hAnsi="Times New Roman" w:cs="Times New Roman"/>
          <w:color w:val="000000"/>
        </w:rPr>
        <w:t>CRSS</w:t>
      </w:r>
      <w:r w:rsidR="00E51CC6">
        <w:rPr>
          <w:rFonts w:ascii="Times New Roman" w:eastAsia="Times New Roman" w:hAnsi="Times New Roman" w:cs="Times New Roman"/>
          <w:color w:val="000000"/>
        </w:rPr>
        <w:t xml:space="preserve"> (Figure 1). Validation results for other hydrologic traces are also similar (Appendix A, </w:t>
      </w:r>
      <w:r w:rsidR="00E51CC6" w:rsidRPr="00B063E6">
        <w:rPr>
          <w:rFonts w:ascii="Times New Roman" w:eastAsia="Times New Roman" w:hAnsi="Times New Roman" w:cs="Times New Roman"/>
          <w:color w:val="000000"/>
        </w:rPr>
        <w:t>Figure A.1</w:t>
      </w:r>
      <w:r w:rsidR="00E51CC6" w:rsidRPr="003F6374">
        <w:rPr>
          <w:rFonts w:ascii="Times New Roman" w:eastAsia="Times New Roman" w:hAnsi="Times New Roman" w:cs="Times New Roman"/>
          <w:color w:val="000000"/>
        </w:rPr>
        <w:t>.</w:t>
      </w:r>
      <w:r w:rsidR="00E51CC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T</w:t>
      </w:r>
      <w:r w:rsidR="00E51CC6" w:rsidRPr="003F6374">
        <w:rPr>
          <w:rFonts w:ascii="Times New Roman" w:eastAsia="Times New Roman" w:hAnsi="Times New Roman" w:cs="Times New Roman"/>
          <w:color w:val="000000"/>
        </w:rPr>
        <w:t xml:space="preserve">he computational time for each hydrologic trace in the exploratory model </w:t>
      </w:r>
      <w:r w:rsidR="00E51CC6">
        <w:rPr>
          <w:rFonts w:ascii="Times New Roman" w:eastAsia="Times New Roman" w:hAnsi="Times New Roman" w:cs="Times New Roman"/>
          <w:color w:val="000000"/>
        </w:rPr>
        <w:t>was about</w:t>
      </w:r>
      <w:r w:rsidR="00E51CC6" w:rsidRPr="003F6374">
        <w:rPr>
          <w:rFonts w:ascii="Times New Roman" w:eastAsia="Times New Roman" w:hAnsi="Times New Roman" w:cs="Times New Roman"/>
          <w:color w:val="000000"/>
        </w:rPr>
        <w:t xml:space="preserve"> 0.35 seconds, </w:t>
      </w:r>
      <w:r w:rsidR="00E51CC6">
        <w:rPr>
          <w:rFonts w:ascii="Times New Roman" w:eastAsia="Times New Roman" w:hAnsi="Times New Roman" w:cs="Times New Roman"/>
          <w:color w:val="000000"/>
        </w:rPr>
        <w:t xml:space="preserve">which is </w:t>
      </w:r>
      <w:r w:rsidR="00E51CC6" w:rsidRPr="003F6374">
        <w:rPr>
          <w:rFonts w:ascii="Times New Roman" w:eastAsia="Times New Roman" w:hAnsi="Times New Roman" w:cs="Times New Roman"/>
          <w:color w:val="000000"/>
        </w:rPr>
        <w:t>50 times faster than</w:t>
      </w:r>
      <w:r w:rsidR="00E51CC6">
        <w:rPr>
          <w:rFonts w:ascii="Times New Roman" w:eastAsia="Times New Roman" w:hAnsi="Times New Roman" w:cs="Times New Roman"/>
          <w:color w:val="000000"/>
        </w:rPr>
        <w:t xml:space="preserve"> the</w:t>
      </w:r>
      <w:r w:rsidR="00E51CC6" w:rsidRPr="003F6374">
        <w:rPr>
          <w:rFonts w:ascii="Times New Roman" w:eastAsia="Times New Roman" w:hAnsi="Times New Roman" w:cs="Times New Roman"/>
          <w:color w:val="000000"/>
        </w:rPr>
        <w:t xml:space="preserve"> CRSS single</w:t>
      </w:r>
      <w:r w:rsidR="00E51CC6">
        <w:rPr>
          <w:rFonts w:ascii="Times New Roman" w:eastAsia="Times New Roman" w:hAnsi="Times New Roman" w:cs="Times New Roman"/>
          <w:color w:val="000000"/>
        </w:rPr>
        <w:t>-</w:t>
      </w:r>
      <w:r w:rsidR="00E51CC6" w:rsidRPr="003F6374">
        <w:rPr>
          <w:rFonts w:ascii="Times New Roman" w:eastAsia="Times New Roman" w:hAnsi="Times New Roman" w:cs="Times New Roman"/>
          <w:color w:val="000000"/>
        </w:rPr>
        <w:t>trace run</w:t>
      </w:r>
      <w:r w:rsidR="00E51CC6">
        <w:rPr>
          <w:rFonts w:ascii="Times New Roman" w:eastAsia="Times New Roman" w:hAnsi="Times New Roman" w:cs="Times New Roman"/>
          <w:color w:val="000000"/>
        </w:rPr>
        <w:t xml:space="preserve"> time of about</w:t>
      </w:r>
      <w:r w:rsidR="00E51CC6" w:rsidRPr="003F6374">
        <w:rPr>
          <w:rFonts w:ascii="Times New Roman" w:eastAsia="Times New Roman" w:hAnsi="Times New Roman" w:cs="Times New Roman"/>
          <w:color w:val="000000"/>
        </w:rPr>
        <w:t xml:space="preserve"> 20s.</w:t>
      </w:r>
      <w:r w:rsidR="00E51CC6">
        <w:rPr>
          <w:rFonts w:ascii="Times New Roman" w:eastAsia="Times New Roman" w:hAnsi="Times New Roman" w:cs="Times New Roman"/>
          <w:color w:val="000000"/>
        </w:rPr>
        <w:t xml:space="preserve"> </w:t>
      </w:r>
      <w:r w:rsidR="00A9779E">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inor differences between the exploratory model</w:t>
      </w:r>
      <w:r w:rsidR="00CF07AA">
        <w:rPr>
          <w:rFonts w:ascii="Times New Roman" w:eastAsia="Times New Roman" w:hAnsi="Times New Roman" w:cs="Times New Roman"/>
          <w:color w:val="000000"/>
        </w:rPr>
        <w:t xml:space="preserve"> results</w:t>
      </w:r>
      <w:r w:rsidRPr="003F6374">
        <w:rPr>
          <w:rFonts w:ascii="Times New Roman" w:eastAsia="Times New Roman" w:hAnsi="Times New Roman" w:cs="Times New Roman"/>
          <w:color w:val="000000"/>
        </w:rPr>
        <w:t xml:space="preserve"> and CRSS results </w:t>
      </w:r>
      <w:r w:rsidR="00A9779E">
        <w:rPr>
          <w:rFonts w:ascii="Times New Roman" w:eastAsia="Times New Roman" w:hAnsi="Times New Roman" w:cs="Times New Roman"/>
          <w:color w:val="000000"/>
        </w:rPr>
        <w:t xml:space="preserve">can be explained by </w:t>
      </w:r>
      <w:r w:rsidRPr="003F6374">
        <w:rPr>
          <w:rFonts w:ascii="Times New Roman" w:eastAsia="Times New Roman" w:hAnsi="Times New Roman" w:cs="Times New Roman"/>
          <w:color w:val="000000"/>
        </w:rPr>
        <w:t>the exploratory model replicat</w:t>
      </w:r>
      <w:r w:rsidR="00A9779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t>
      </w:r>
      <w:r w:rsidR="00A245B3">
        <w:rPr>
          <w:rFonts w:ascii="Times New Roman" w:eastAsia="Times New Roman" w:hAnsi="Times New Roman" w:cs="Times New Roman"/>
          <w:color w:val="000000"/>
        </w:rPr>
        <w:t xml:space="preserve">many </w:t>
      </w:r>
      <w:r w:rsidRPr="003F6374">
        <w:rPr>
          <w:rFonts w:ascii="Times New Roman" w:eastAsia="Times New Roman" w:hAnsi="Times New Roman" w:cs="Times New Roman"/>
          <w:color w:val="000000"/>
        </w:rPr>
        <w:t xml:space="preserve">important policies in CRSS, but not all of them. </w:t>
      </w:r>
      <w:r w:rsidR="008A2886">
        <w:rPr>
          <w:rFonts w:ascii="Times New Roman" w:eastAsia="Times New Roman" w:hAnsi="Times New Roman" w:cs="Times New Roman"/>
          <w:color w:val="000000"/>
        </w:rPr>
        <w:t>These validation results</w:t>
      </w:r>
      <w:r w:rsidR="008A2886" w:rsidRPr="003F6374">
        <w:rPr>
          <w:rFonts w:ascii="Times New Roman" w:eastAsia="Times New Roman" w:hAnsi="Times New Roman" w:cs="Times New Roman"/>
          <w:color w:val="000000"/>
        </w:rPr>
        <w:t xml:space="preserve"> </w:t>
      </w:r>
      <w:r w:rsidR="008A2886">
        <w:rPr>
          <w:rFonts w:ascii="Times New Roman" w:eastAsia="Times New Roman" w:hAnsi="Times New Roman" w:cs="Times New Roman"/>
          <w:color w:val="000000"/>
        </w:rPr>
        <w:t>demonstrate</w:t>
      </w:r>
      <w:r w:rsidR="008A2886"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8A2886">
        <w:rPr>
          <w:rFonts w:ascii="Times New Roman" w:eastAsia="Times New Roman" w:hAnsi="Times New Roman" w:cs="Times New Roman"/>
          <w:color w:val="000000"/>
        </w:rPr>
        <w:t xml:space="preserve"> system</w:t>
      </w:r>
      <w:r w:rsidR="008A2886" w:rsidRPr="003F6374">
        <w:rPr>
          <w:rFonts w:ascii="Times New Roman" w:eastAsia="Times New Roman" w:hAnsi="Times New Roman" w:cs="Times New Roman"/>
          <w:color w:val="000000"/>
        </w:rPr>
        <w:t xml:space="preserve">. </w:t>
      </w:r>
    </w:p>
    <w:p w14:paraId="2C69ABB0" w14:textId="76E12128" w:rsidR="003F6374" w:rsidRDefault="003F6374" w:rsidP="003F6374">
      <w:pPr>
        <w:spacing w:after="0" w:line="240" w:lineRule="auto"/>
        <w:rPr>
          <w:rFonts w:ascii="Times New Roman" w:eastAsia="Times New Roman" w:hAnsi="Times New Roman" w:cs="Times New Roman"/>
          <w:sz w:val="24"/>
          <w:szCs w:val="24"/>
        </w:rPr>
      </w:pPr>
    </w:p>
    <w:p w14:paraId="10A3AB5B" w14:textId="4FE32538" w:rsidR="009A4AA7" w:rsidRPr="003F6374" w:rsidRDefault="009A4AA7" w:rsidP="003F6374">
      <w:pPr>
        <w:spacing w:after="0" w:line="240" w:lineRule="auto"/>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drawing>
          <wp:inline distT="0" distB="0" distL="0" distR="0" wp14:anchorId="268A6848" wp14:editId="13A4CDEC">
            <wp:extent cx="2834640" cy="2125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4640" cy="2125980"/>
                    </a:xfrm>
                    <a:prstGeom prst="rect">
                      <a:avLst/>
                    </a:prstGeom>
                  </pic:spPr>
                </pic:pic>
              </a:graphicData>
            </a:graphic>
          </wp:inline>
        </w:drawing>
      </w:r>
      <w:r w:rsidRPr="009A4AA7">
        <w:rPr>
          <w:rFonts w:ascii="Times New Roman" w:eastAsia="Times New Roman" w:hAnsi="Times New Roman" w:cs="Times New Roman"/>
          <w:noProof/>
          <w:sz w:val="24"/>
          <w:szCs w:val="24"/>
        </w:rPr>
        <w:drawing>
          <wp:inline distT="0" distB="0" distL="0" distR="0" wp14:anchorId="5817C583" wp14:editId="568F62A4">
            <wp:extent cx="2834640" cy="2125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4640" cy="2125980"/>
                    </a:xfrm>
                    <a:prstGeom prst="rect">
                      <a:avLst/>
                    </a:prstGeom>
                  </pic:spPr>
                </pic:pic>
              </a:graphicData>
            </a:graphic>
          </wp:inline>
        </w:drawing>
      </w:r>
    </w:p>
    <w:p w14:paraId="40842E12" w14:textId="69A5FD90"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4.1 Comparison between Lake Powell and Lake Mead results from the </w:t>
      </w:r>
      <w:r w:rsidR="00661CC1">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 </w:t>
      </w:r>
    </w:p>
    <w:p w14:paraId="4E7552D7" w14:textId="40BD0632" w:rsidR="003F6374" w:rsidRPr="00CF07AA" w:rsidRDefault="003F6374" w:rsidP="0049049A">
      <w:pPr>
        <w:spacing w:before="120" w:after="12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4.2 Multidimensional </w:t>
      </w:r>
      <w:r w:rsidR="007E1DE0">
        <w:rPr>
          <w:rFonts w:ascii="Times New Roman" w:eastAsia="Times New Roman" w:hAnsi="Times New Roman" w:cs="Times New Roman"/>
          <w:b/>
          <w:bCs/>
          <w:color w:val="000000"/>
        </w:rPr>
        <w:t>sensitivity</w:t>
      </w:r>
      <w:r w:rsidRPr="003F6374">
        <w:rPr>
          <w:rFonts w:ascii="Times New Roman" w:eastAsia="Times New Roman" w:hAnsi="Times New Roman" w:cs="Times New Roman"/>
          <w:b/>
          <w:bCs/>
          <w:color w:val="000000"/>
        </w:rPr>
        <w:t xml:space="preserve"> analysis</w:t>
      </w:r>
    </w:p>
    <w:p w14:paraId="277CCB23" w14:textId="22E38E5C" w:rsidR="00D80C8C" w:rsidRPr="009F7C2A" w:rsidRDefault="007E1DE0" w:rsidP="00D80C8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We use </w:t>
      </w:r>
      <w:r>
        <w:rPr>
          <w:rFonts w:ascii="Times New Roman" w:eastAsia="Times New Roman" w:hAnsi="Times New Roman" w:cs="Times New Roman"/>
          <w:color w:val="000000"/>
        </w:rPr>
        <w:t>sensitivity analysis tool</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introduced in section 2.2 </w:t>
      </w:r>
      <w:r w:rsidRPr="003F6374">
        <w:rPr>
          <w:rFonts w:ascii="Times New Roman" w:eastAsia="Times New Roman" w:hAnsi="Times New Roman" w:cs="Times New Roman"/>
          <w:color w:val="000000"/>
        </w:rPr>
        <w:t>to analyze system performance under different natural flow</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t>
      </w:r>
      <w:r w:rsidRPr="00CF07AA">
        <w:rPr>
          <w:rFonts w:ascii="Times New Roman" w:eastAsia="Times New Roman" w:hAnsi="Times New Roman" w:cs="Times New Roman"/>
          <w:color w:val="000000"/>
        </w:rPr>
        <w:t>user demands</w:t>
      </w:r>
      <w:r>
        <w:rPr>
          <w:rFonts w:ascii="Times New Roman" w:eastAsia="Times New Roman" w:hAnsi="Times New Roman" w:cs="Times New Roman"/>
          <w:color w:val="000000"/>
        </w:rPr>
        <w:t>,</w:t>
      </w:r>
      <w:r w:rsidRPr="00CF07AA">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release policies. </w:t>
      </w:r>
      <w:r w:rsidR="003B538F">
        <w:rPr>
          <w:rFonts w:ascii="Times New Roman" w:eastAsia="Times New Roman" w:hAnsi="Times New Roman" w:cs="Times New Roman"/>
          <w:color w:val="000000"/>
        </w:rPr>
        <w:t>Under many scenarios of Lee Ferry natural flow that range from 5 to 1</w:t>
      </w:r>
      <w:r w:rsidR="00937B0E">
        <w:rPr>
          <w:rFonts w:ascii="Times New Roman" w:eastAsia="Times New Roman" w:hAnsi="Times New Roman" w:cs="Times New Roman"/>
          <w:color w:val="000000"/>
        </w:rPr>
        <w:t>2</w:t>
      </w:r>
      <w:r w:rsidR="003B538F">
        <w:rPr>
          <w:rFonts w:ascii="Times New Roman" w:eastAsia="Times New Roman" w:hAnsi="Times New Roman" w:cs="Times New Roman"/>
          <w:color w:val="000000"/>
        </w:rPr>
        <w:t xml:space="preserve"> million acre-feet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every</w:t>
      </w:r>
      <w:r w:rsidR="003B538F">
        <w:rPr>
          <w:rFonts w:ascii="Times New Roman" w:eastAsia="Times New Roman" w:hAnsi="Times New Roman" w:cs="Times New Roman"/>
          <w:color w:val="000000"/>
        </w:rPr>
        <w:t xml:space="preserve"> year, </w:t>
      </w:r>
      <w:r w:rsidR="00503846">
        <w:rPr>
          <w:rFonts w:ascii="Times New Roman" w:eastAsia="Times New Roman" w:hAnsi="Times New Roman" w:cs="Times New Roman"/>
          <w:color w:val="000000"/>
        </w:rPr>
        <w:t xml:space="preserve">the existing </w:t>
      </w:r>
      <w:r w:rsidR="00937B0E">
        <w:rPr>
          <w:rFonts w:ascii="Times New Roman" w:eastAsia="Times New Roman" w:hAnsi="Times New Roman" w:cs="Times New Roman"/>
          <w:color w:val="000000"/>
        </w:rPr>
        <w:t>Lower Basin</w:t>
      </w:r>
      <w:r w:rsidR="003B538F">
        <w:rPr>
          <w:rFonts w:ascii="Times New Roman" w:eastAsia="Times New Roman" w:hAnsi="Times New Roman" w:cs="Times New Roman"/>
          <w:color w:val="000000"/>
        </w:rPr>
        <w:t xml:space="preserve"> DCP operations will draw the combined storage of Lake Powell and Lake Mead down to 12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in </w:t>
      </w:r>
      <w:r w:rsidR="00937B0E">
        <w:rPr>
          <w:rFonts w:ascii="Times New Roman" w:eastAsia="Times New Roman" w:hAnsi="Times New Roman" w:cs="Times New Roman"/>
          <w:color w:val="000000"/>
        </w:rPr>
        <w:t>less than 4</w:t>
      </w:r>
      <w:r w:rsidR="003B538F">
        <w:rPr>
          <w:rFonts w:ascii="Times New Roman" w:eastAsia="Times New Roman" w:hAnsi="Times New Roman" w:cs="Times New Roman"/>
          <w:color w:val="000000"/>
        </w:rPr>
        <w:t xml:space="preserve"> years (</w:t>
      </w:r>
      <w:r w:rsidR="003F6374" w:rsidRPr="003F6374">
        <w:rPr>
          <w:rFonts w:ascii="Times New Roman" w:eastAsia="Times New Roman" w:hAnsi="Times New Roman" w:cs="Times New Roman"/>
          <w:color w:val="000000"/>
        </w:rPr>
        <w:t>Figure 4.2</w:t>
      </w:r>
      <w:r w:rsidR="003B538F">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With 12 </w:t>
      </w:r>
      <w:proofErr w:type="spellStart"/>
      <w:r w:rsidR="00503846">
        <w:rPr>
          <w:rFonts w:ascii="Times New Roman" w:eastAsia="Times New Roman" w:hAnsi="Times New Roman" w:cs="Times New Roman"/>
          <w:color w:val="000000"/>
        </w:rPr>
        <w:t>maf</w:t>
      </w:r>
      <w:proofErr w:type="spellEnd"/>
      <w:r w:rsidR="00503846">
        <w:rPr>
          <w:rFonts w:ascii="Times New Roman" w:eastAsia="Times New Roman" w:hAnsi="Times New Roman" w:cs="Times New Roman"/>
          <w:color w:val="000000"/>
        </w:rPr>
        <w:t xml:space="preserve"> of natural flow at Lee Ferry every year, i</w:t>
      </w:r>
      <w:r w:rsidR="00937B0E">
        <w:rPr>
          <w:rFonts w:ascii="Times New Roman" w:eastAsia="Times New Roman" w:hAnsi="Times New Roman" w:cs="Times New Roman"/>
          <w:color w:val="000000"/>
        </w:rPr>
        <w:t xml:space="preserve">ncreasing the largest DCP cutback by 1.2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per year </w:t>
      </w:r>
      <w:r w:rsidR="00503846">
        <w:rPr>
          <w:rFonts w:ascii="Times New Roman" w:eastAsia="Times New Roman" w:hAnsi="Times New Roman" w:cs="Times New Roman"/>
          <w:color w:val="000000"/>
        </w:rPr>
        <w:t>over the existing cutback pushes</w:t>
      </w:r>
      <w:r w:rsidR="00937B0E">
        <w:rPr>
          <w:rFonts w:ascii="Times New Roman" w:eastAsia="Times New Roman" w:hAnsi="Times New Roman" w:cs="Times New Roman"/>
          <w:color w:val="000000"/>
        </w:rPr>
        <w:t xml:space="preserve"> the drawdown time to 10 years</w:t>
      </w:r>
      <w:r w:rsidR="00503846">
        <w:rPr>
          <w:rFonts w:ascii="Times New Roman" w:eastAsia="Times New Roman" w:hAnsi="Times New Roman" w:cs="Times New Roman"/>
          <w:color w:val="000000"/>
        </w:rPr>
        <w:t>. However, with</w:t>
      </w:r>
      <w:r w:rsidR="00937B0E">
        <w:rPr>
          <w:rFonts w:ascii="Times New Roman" w:eastAsia="Times New Roman" w:hAnsi="Times New Roman" w:cs="Times New Roman"/>
          <w:color w:val="000000"/>
        </w:rPr>
        <w:t xml:space="preserve"> 10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or lower </w:t>
      </w:r>
      <w:r w:rsidR="00937B0E">
        <w:rPr>
          <w:rFonts w:ascii="Times New Roman" w:eastAsia="Times New Roman" w:hAnsi="Times New Roman" w:cs="Times New Roman"/>
          <w:color w:val="000000"/>
        </w:rPr>
        <w:t>of natural flow at Lee Ferry</w:t>
      </w:r>
      <w:r w:rsidR="00503846">
        <w:rPr>
          <w:rFonts w:ascii="Times New Roman" w:eastAsia="Times New Roman" w:hAnsi="Times New Roman" w:cs="Times New Roman"/>
          <w:color w:val="000000"/>
        </w:rPr>
        <w:t xml:space="preserve"> every year, all versions of the DCP drawdown combined reservoir storage </w:t>
      </w:r>
      <w:r w:rsidR="00D80C8C">
        <w:rPr>
          <w:rFonts w:ascii="Times New Roman" w:eastAsia="Times New Roman" w:hAnsi="Times New Roman" w:cs="Times New Roman"/>
          <w:color w:val="000000"/>
        </w:rPr>
        <w:t xml:space="preserve">to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in about </w:t>
      </w:r>
      <w:r w:rsidR="00D80C8C">
        <w:rPr>
          <w:rFonts w:ascii="Times New Roman" w:eastAsia="Times New Roman" w:hAnsi="Times New Roman" w:cs="Times New Roman"/>
          <w:color w:val="000000"/>
        </w:rPr>
        <w:t>three y</w:t>
      </w:r>
      <w:r w:rsidR="00503846">
        <w:rPr>
          <w:rFonts w:ascii="Times New Roman" w:eastAsia="Times New Roman" w:hAnsi="Times New Roman" w:cs="Times New Roman"/>
          <w:color w:val="000000"/>
        </w:rPr>
        <w:t>ears</w:t>
      </w:r>
      <w:r w:rsidR="00D80C8C">
        <w:rPr>
          <w:rFonts w:ascii="Times New Roman" w:eastAsia="Times New Roman" w:hAnsi="Times New Roman" w:cs="Times New Roman"/>
          <w:color w:val="000000"/>
        </w:rPr>
        <w:t xml:space="preserve"> or shorter</w:t>
      </w:r>
      <w:r w:rsidR="00937B0E">
        <w:rPr>
          <w:rFonts w:ascii="Times New Roman" w:eastAsia="Times New Roman" w:hAnsi="Times New Roman" w:cs="Times New Roman"/>
          <w:color w:val="000000"/>
        </w:rPr>
        <w:t xml:space="preserve">. The grey background in Figure 4.2 </w:t>
      </w:r>
      <w:r w:rsidR="00503846">
        <w:rPr>
          <w:rFonts w:ascii="Times New Roman" w:eastAsia="Times New Roman" w:hAnsi="Times New Roman" w:cs="Times New Roman"/>
          <w:color w:val="000000"/>
        </w:rPr>
        <w:t>shows</w:t>
      </w:r>
      <w:r w:rsidR="00D80C8C">
        <w:rPr>
          <w:rFonts w:ascii="Times New Roman" w:eastAsia="Times New Roman" w:hAnsi="Times New Roman" w:cs="Times New Roman"/>
          <w:color w:val="000000"/>
        </w:rPr>
        <w:t xml:space="preserve"> the numerous</w:t>
      </w:r>
      <w:r w:rsidR="00937B0E">
        <w:rPr>
          <w:rFonts w:ascii="Times New Roman" w:eastAsia="Times New Roman" w:hAnsi="Times New Roman" w:cs="Times New Roman"/>
          <w:color w:val="000000"/>
        </w:rPr>
        <w:t xml:space="preserve"> combinations of drought duration and natural flow at Lee Ferry that have occurred in the observed and paleo records</w:t>
      </w:r>
      <w:r w:rsidR="00503846">
        <w:rPr>
          <w:rFonts w:ascii="Times New Roman" w:eastAsia="Times New Roman" w:hAnsi="Times New Roman" w:cs="Times New Roman"/>
          <w:color w:val="000000"/>
        </w:rPr>
        <w:t xml:space="preserve"> </w:t>
      </w:r>
      <w:r w:rsidR="00E63CE8">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Salehabadi et al. 2021, Figure 14)</w:t>
      </w:r>
      <w:r w:rsidR="00D80C8C">
        <w:rPr>
          <w:rFonts w:ascii="Times New Roman" w:eastAsia="Times New Roman" w:hAnsi="Times New Roman" w:cs="Times New Roman"/>
          <w:color w:val="000000"/>
        </w:rPr>
        <w:t>. These numerous hydrologic scenarios</w:t>
      </w:r>
      <w:r w:rsidR="00503846">
        <w:rPr>
          <w:rFonts w:ascii="Times New Roman" w:eastAsia="Times New Roman" w:hAnsi="Times New Roman" w:cs="Times New Roman"/>
          <w:color w:val="000000"/>
        </w:rPr>
        <w:t xml:space="preserve"> are possible</w:t>
      </w:r>
      <w:r w:rsidR="00D80C8C">
        <w:rPr>
          <w:rFonts w:ascii="Times New Roman" w:eastAsia="Times New Roman" w:hAnsi="Times New Roman" w:cs="Times New Roman"/>
          <w:color w:val="000000"/>
        </w:rPr>
        <w:t xml:space="preserve"> and can quickly drawdown reservoir storage to critical levels</w:t>
      </w:r>
      <w:r w:rsidR="003F6374" w:rsidRPr="003F6374">
        <w:rPr>
          <w:rFonts w:ascii="Times New Roman" w:eastAsia="Times New Roman" w:hAnsi="Times New Roman" w:cs="Times New Roman"/>
          <w:color w:val="000000"/>
        </w:rPr>
        <w:t>.</w:t>
      </w:r>
      <w:r w:rsidR="000F7E8C">
        <w:rPr>
          <w:rFonts w:ascii="Times New Roman" w:eastAsia="Times New Roman" w:hAnsi="Times New Roman" w:cs="Times New Roman"/>
          <w:color w:val="000000"/>
        </w:rPr>
        <w:t xml:space="preserve"> </w:t>
      </w:r>
      <w:commentRangeStart w:id="0"/>
      <w:r w:rsidR="00E85D0C">
        <w:rPr>
          <w:rFonts w:ascii="Times New Roman" w:eastAsia="Times New Roman" w:hAnsi="Times New Roman" w:cs="Times New Roman"/>
          <w:color w:val="000000"/>
        </w:rPr>
        <w:t xml:space="preserve">The red and blue lines in the </w:t>
      </w:r>
      <w:commentRangeEnd w:id="0"/>
      <w:r w:rsidR="00C20D67">
        <w:rPr>
          <w:rStyle w:val="CommentReference"/>
        </w:rPr>
        <w:commentReference w:id="0"/>
      </w:r>
      <w:r w:rsidR="00E85D0C">
        <w:rPr>
          <w:rFonts w:ascii="Times New Roman" w:eastAsia="Times New Roman" w:hAnsi="Times New Roman" w:cs="Times New Roman"/>
          <w:color w:val="000000"/>
        </w:rPr>
        <w:t>grey shaded area</w:t>
      </w:r>
      <w:r w:rsidR="000F7E8C">
        <w:rPr>
          <w:rFonts w:ascii="Times New Roman" w:eastAsia="Times New Roman" w:hAnsi="Times New Roman" w:cs="Times New Roman"/>
          <w:color w:val="000000"/>
        </w:rPr>
        <w:t xml:space="preserve"> indicate that </w:t>
      </w:r>
      <w:r w:rsidR="000F7E8C" w:rsidRPr="000F7E8C">
        <w:rPr>
          <w:rFonts w:ascii="Times New Roman" w:eastAsia="Times New Roman" w:hAnsi="Times New Roman" w:cs="Times New Roman"/>
          <w:color w:val="000000"/>
        </w:rPr>
        <w:t xml:space="preserve">DCP </w:t>
      </w:r>
      <w:r w:rsidR="000F7E8C">
        <w:rPr>
          <w:rFonts w:ascii="Times New Roman" w:eastAsia="Times New Roman" w:hAnsi="Times New Roman" w:cs="Times New Roman"/>
          <w:color w:val="000000"/>
        </w:rPr>
        <w:t xml:space="preserve">and DCP+ </w:t>
      </w:r>
      <w:r w:rsidR="000F7E8C" w:rsidRPr="000F7E8C">
        <w:rPr>
          <w:rFonts w:ascii="Times New Roman" w:eastAsia="Times New Roman" w:hAnsi="Times New Roman" w:cs="Times New Roman"/>
          <w:color w:val="000000"/>
        </w:rPr>
        <w:t>will not get the LB, Mexico, or UB through many intense, short duration droughts in the observed and paleo records.</w:t>
      </w:r>
    </w:p>
    <w:p w14:paraId="73215630" w14:textId="4D38D484" w:rsidR="003F6374" w:rsidRPr="003F6374" w:rsidRDefault="004D7925" w:rsidP="0067361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D80C8C">
        <w:rPr>
          <w:rFonts w:ascii="Times New Roman" w:eastAsia="Times New Roman" w:hAnsi="Times New Roman" w:cs="Times New Roman"/>
          <w:color w:val="000000"/>
        </w:rPr>
        <w:t>contrast</w:t>
      </w:r>
      <w:r>
        <w:rPr>
          <w:rFonts w:ascii="Times New Roman" w:eastAsia="Times New Roman" w:hAnsi="Times New Roman" w:cs="Times New Roman"/>
          <w:color w:val="000000"/>
        </w:rPr>
        <w:t xml:space="preserve">, </w:t>
      </w:r>
      <w:r w:rsidR="00D80C8C">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ADP </w:t>
      </w:r>
      <w:r w:rsidR="00D80C8C">
        <w:rPr>
          <w:rFonts w:ascii="Times New Roman" w:eastAsia="Times New Roman" w:hAnsi="Times New Roman" w:cs="Times New Roman"/>
          <w:color w:val="000000"/>
        </w:rPr>
        <w:t>keeps</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combined reservoir storage </w:t>
      </w:r>
      <w:r w:rsidR="00D80C8C">
        <w:rPr>
          <w:rFonts w:ascii="Times New Roman" w:eastAsia="Times New Roman" w:hAnsi="Times New Roman" w:cs="Times New Roman"/>
          <w:color w:val="000000"/>
        </w:rPr>
        <w:t>above</w:t>
      </w:r>
      <w:r w:rsidR="003F6374" w:rsidRPr="003F6374">
        <w:rPr>
          <w:rFonts w:ascii="Times New Roman" w:eastAsia="Times New Roman" w:hAnsi="Times New Roman" w:cs="Times New Roman"/>
          <w:color w:val="000000"/>
        </w:rPr>
        <w:t xml:space="preserve"> 12 </w:t>
      </w:r>
      <w:proofErr w:type="spellStart"/>
      <w:r w:rsidR="003F6374" w:rsidRPr="003F6374">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for 40 years or longer for Lee Ferry natural flows above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each year. For Lee Ferry natural flow around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the ADP does not maintain combined storage above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because the reservoir storage falls below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before the ADP rule can trigger.</w:t>
      </w:r>
      <w:r w:rsidR="003F6374" w:rsidRPr="003F6374">
        <w:rPr>
          <w:rFonts w:ascii="Times New Roman" w:eastAsia="Times New Roman" w:hAnsi="Times New Roman" w:cs="Times New Roman"/>
          <w:color w:val="000000"/>
        </w:rPr>
        <w:t> </w:t>
      </w:r>
      <w:r w:rsidR="003671D1">
        <w:rPr>
          <w:rFonts w:ascii="Times New Roman" w:eastAsia="Times New Roman" w:hAnsi="Times New Roman" w:cs="Times New Roman"/>
          <w:color w:val="000000"/>
        </w:rPr>
        <w:t>The ADP rule sustains reservoir levels through much longer droughts than the current DCP operations</w:t>
      </w:r>
      <w:r w:rsidR="008C0724">
        <w:rPr>
          <w:rFonts w:ascii="Times New Roman" w:eastAsia="Times New Roman" w:hAnsi="Times New Roman" w:cs="Times New Roman"/>
          <w:color w:val="000000"/>
        </w:rPr>
        <w:t>. The ADP rule sustains reservoir levels</w:t>
      </w:r>
      <w:r w:rsidR="003671D1">
        <w:rPr>
          <w:rFonts w:ascii="Times New Roman" w:eastAsia="Times New Roman" w:hAnsi="Times New Roman" w:cs="Times New Roman"/>
          <w:color w:val="000000"/>
        </w:rPr>
        <w:t xml:space="preserve"> because the ADP rule adapts and cuts back allowed depletions to the available </w:t>
      </w:r>
      <w:r w:rsidR="009F7C2A">
        <w:rPr>
          <w:rFonts w:ascii="Times New Roman" w:eastAsia="Times New Roman" w:hAnsi="Times New Roman" w:cs="Times New Roman"/>
          <w:color w:val="000000"/>
        </w:rPr>
        <w:t>gains to the system</w:t>
      </w:r>
      <w:r w:rsidR="003671D1">
        <w:rPr>
          <w:rFonts w:ascii="Times New Roman" w:eastAsia="Times New Roman" w:hAnsi="Times New Roman" w:cs="Times New Roman"/>
          <w:color w:val="000000"/>
        </w:rPr>
        <w:t xml:space="preserve"> – the inflow </w:t>
      </w:r>
      <w:r w:rsidR="008C0724">
        <w:rPr>
          <w:rFonts w:ascii="Times New Roman" w:eastAsia="Times New Roman" w:hAnsi="Times New Roman" w:cs="Times New Roman"/>
          <w:color w:val="000000"/>
        </w:rPr>
        <w:t>minus evaporation</w:t>
      </w:r>
      <w:r w:rsidR="003671D1">
        <w:rPr>
          <w:rFonts w:ascii="Times New Roman" w:eastAsia="Times New Roman" w:hAnsi="Times New Roman" w:cs="Times New Roman"/>
          <w:color w:val="000000"/>
        </w:rPr>
        <w:t xml:space="preserve">. In contrast, the DCP operations and variants cut back depletions according to a </w:t>
      </w:r>
      <w:r w:rsidR="008C0724">
        <w:rPr>
          <w:rFonts w:ascii="Times New Roman" w:eastAsia="Times New Roman" w:hAnsi="Times New Roman" w:cs="Times New Roman"/>
          <w:color w:val="000000"/>
        </w:rPr>
        <w:t xml:space="preserve">lower </w:t>
      </w:r>
      <w:r w:rsidR="003671D1">
        <w:rPr>
          <w:rFonts w:ascii="Times New Roman" w:eastAsia="Times New Roman" w:hAnsi="Times New Roman" w:cs="Times New Roman"/>
          <w:color w:val="000000"/>
        </w:rPr>
        <w:t>fixed lake level schedule that does not consider annual reservoir inflow.</w:t>
      </w:r>
      <w:r w:rsidR="008C0724">
        <w:rPr>
          <w:rFonts w:ascii="Times New Roman" w:eastAsia="Times New Roman" w:hAnsi="Times New Roman" w:cs="Times New Roman"/>
          <w:color w:val="000000"/>
        </w:rPr>
        <w:t xml:space="preserve"> In short, the ADP requires users to conserve more water than the DCP.</w:t>
      </w:r>
      <w:r w:rsidR="00FF09D2">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When</w:t>
      </w:r>
      <w:r w:rsidR="00937B0E" w:rsidRPr="0008287F">
        <w:rPr>
          <w:rFonts w:ascii="Times New Roman" w:eastAsia="Times New Roman" w:hAnsi="Times New Roman" w:cs="Times New Roman"/>
          <w:color w:val="000000"/>
        </w:rPr>
        <w:t xml:space="preserve"> UB demand</w:t>
      </w:r>
      <w:r w:rsidR="003671D1">
        <w:rPr>
          <w:rFonts w:ascii="Times New Roman" w:eastAsia="Times New Roman" w:hAnsi="Times New Roman" w:cs="Times New Roman"/>
          <w:color w:val="000000"/>
        </w:rPr>
        <w:t xml:space="preserve">s are reduced to 4.5 </w:t>
      </w:r>
      <w:proofErr w:type="spellStart"/>
      <w:r w:rsidR="003671D1">
        <w:rPr>
          <w:rFonts w:ascii="Times New Roman" w:eastAsia="Times New Roman" w:hAnsi="Times New Roman" w:cs="Times New Roman"/>
          <w:color w:val="000000"/>
        </w:rPr>
        <w:t>maf</w:t>
      </w:r>
      <w:proofErr w:type="spellEnd"/>
      <w:r w:rsidR="003671D1">
        <w:rPr>
          <w:rFonts w:ascii="Times New Roman" w:eastAsia="Times New Roman" w:hAnsi="Times New Roman" w:cs="Times New Roman"/>
          <w:color w:val="000000"/>
        </w:rPr>
        <w:t xml:space="preserve"> per year, </w:t>
      </w:r>
      <w:r w:rsidR="00262A27">
        <w:rPr>
          <w:rFonts w:ascii="Times New Roman" w:eastAsia="Times New Roman" w:hAnsi="Times New Roman" w:cs="Times New Roman"/>
          <w:color w:val="000000"/>
        </w:rPr>
        <w:t>i</w:t>
      </w:r>
      <w:r w:rsidR="00262A27">
        <w:rPr>
          <w:rFonts w:ascii="Times New Roman" w:eastAsia="Times New Roman" w:hAnsi="Times New Roman" w:cs="Times New Roman"/>
          <w:sz w:val="24"/>
          <w:szCs w:val="24"/>
        </w:rPr>
        <w:t xml:space="preserve">t </w:t>
      </w:r>
      <w:r w:rsidR="00262A27" w:rsidRPr="00262A27">
        <w:rPr>
          <w:rFonts w:ascii="Times New Roman" w:eastAsia="Times New Roman" w:hAnsi="Times New Roman" w:cs="Times New Roman"/>
          <w:sz w:val="24"/>
          <w:szCs w:val="24"/>
        </w:rPr>
        <w:t xml:space="preserve">can delay the time that combined reservoir storage draws down to 12 </w:t>
      </w:r>
      <w:proofErr w:type="spellStart"/>
      <w:r w:rsidR="00262A27" w:rsidRPr="00262A27">
        <w:rPr>
          <w:rFonts w:ascii="Times New Roman" w:eastAsia="Times New Roman" w:hAnsi="Times New Roman" w:cs="Times New Roman"/>
          <w:sz w:val="24"/>
          <w:szCs w:val="24"/>
        </w:rPr>
        <w:t>maf</w:t>
      </w:r>
      <w:proofErr w:type="spellEnd"/>
      <w:r w:rsidR="00262A27">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Appendix A, Figure A</w:t>
      </w:r>
      <w:r w:rsidR="002F31CD">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2</w:t>
      </w:r>
      <w:r w:rsidR="003671D1">
        <w:rPr>
          <w:rFonts w:ascii="Times New Roman" w:eastAsia="Times New Roman" w:hAnsi="Times New Roman" w:cs="Times New Roman"/>
          <w:color w:val="000000"/>
        </w:rPr>
        <w:t>).</w:t>
      </w:r>
    </w:p>
    <w:p w14:paraId="19A89824" w14:textId="200F8DE2" w:rsidR="003F6374"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2DEF366" wp14:editId="0FC2ED1F">
            <wp:extent cx="45720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3429000"/>
                    </a:xfrm>
                    <a:prstGeom prst="rect">
                      <a:avLst/>
                    </a:prstGeom>
                  </pic:spPr>
                </pic:pic>
              </a:graphicData>
            </a:graphic>
          </wp:inline>
        </w:drawing>
      </w:r>
    </w:p>
    <w:p w14:paraId="73E16767" w14:textId="17EAB63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4.2. Years (y-axis) </w:t>
      </w:r>
      <w:r w:rsidR="002C7D49">
        <w:rPr>
          <w:rFonts w:ascii="Times New Roman" w:eastAsia="Times New Roman" w:hAnsi="Times New Roman" w:cs="Times New Roman"/>
          <w:b/>
          <w:bCs/>
          <w:color w:val="000000"/>
        </w:rPr>
        <w:t>until</w:t>
      </w:r>
      <w:r w:rsidR="002C7D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w:t>
      </w:r>
      <w:r w:rsidR="00E85D0C">
        <w:rPr>
          <w:rFonts w:ascii="Times New Roman" w:eastAsia="Times New Roman" w:hAnsi="Times New Roman" w:cs="Times New Roman"/>
          <w:b/>
          <w:bCs/>
          <w:color w:val="000000"/>
        </w:rPr>
        <w:t xml:space="preserve"> (x-axis)</w:t>
      </w:r>
      <w:r w:rsidRPr="003F6374">
        <w:rPr>
          <w:rFonts w:ascii="Times New Roman" w:eastAsia="Times New Roman" w:hAnsi="Times New Roman" w:cs="Times New Roman"/>
          <w:b/>
          <w:bCs/>
          <w:color w:val="000000"/>
        </w:rPr>
        <w:t xml:space="preserve"> under different policies</w:t>
      </w:r>
      <w:r w:rsidR="002F31CD">
        <w:rPr>
          <w:rFonts w:ascii="Times New Roman" w:eastAsia="Times New Roman" w:hAnsi="Times New Roman" w:cs="Times New Roman"/>
          <w:b/>
          <w:bCs/>
          <w:color w:val="000000"/>
        </w:rPr>
        <w:t xml:space="preserve"> (</w:t>
      </w:r>
      <w:r w:rsidR="00E85D0C">
        <w:rPr>
          <w:rFonts w:ascii="Times New Roman" w:eastAsia="Times New Roman" w:hAnsi="Times New Roman" w:cs="Times New Roman"/>
          <w:b/>
          <w:bCs/>
          <w:color w:val="000000"/>
        </w:rPr>
        <w:t xml:space="preserve">red and blue lines;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948E1D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6C0BCB17" w14:textId="05AB81A7"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4.3 shows</w:t>
      </w:r>
      <w:r w:rsidR="002C7D4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trade-offs between </w:t>
      </w:r>
      <w:r w:rsidR="00FF09D2">
        <w:rPr>
          <w:rFonts w:ascii="Times New Roman" w:eastAsia="Times New Roman" w:hAnsi="Times New Roman" w:cs="Times New Roman"/>
          <w:color w:val="000000"/>
        </w:rPr>
        <w:t>combined reservoir storage volume</w:t>
      </w:r>
      <w:r w:rsidRPr="003F6374">
        <w:rPr>
          <w:rFonts w:ascii="Times New Roman" w:eastAsia="Times New Roman" w:hAnsi="Times New Roman" w:cs="Times New Roman"/>
          <w:color w:val="000000"/>
        </w:rPr>
        <w:t xml:space="preserve"> </w:t>
      </w:r>
      <w:r w:rsidR="00FF09D2">
        <w:rPr>
          <w:rFonts w:ascii="Times New Roman" w:eastAsia="Times New Roman" w:hAnsi="Times New Roman" w:cs="Times New Roman"/>
          <w:color w:val="000000"/>
        </w:rPr>
        <w:t xml:space="preserve">at the end of the simulation </w:t>
      </w:r>
      <w:r w:rsidRPr="003F6374">
        <w:rPr>
          <w:rFonts w:ascii="Times New Roman" w:eastAsia="Times New Roman" w:hAnsi="Times New Roman" w:cs="Times New Roman"/>
          <w:color w:val="000000"/>
        </w:rPr>
        <w:t>and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w:t>
      </w:r>
      <w:r w:rsidR="00BC4D31" w:rsidRPr="00BC4D31">
        <w:rPr>
          <w:rFonts w:ascii="Times New Roman" w:eastAsia="Times New Roman" w:hAnsi="Times New Roman" w:cs="Times New Roman"/>
          <w:color w:val="000000"/>
        </w:rPr>
        <w:t>The larger the end of planning horizon combined storage</w:t>
      </w:r>
      <w:r w:rsidR="00BC4D31">
        <w:rPr>
          <w:rFonts w:ascii="Times New Roman" w:eastAsia="Times New Roman" w:hAnsi="Times New Roman" w:cs="Times New Roman"/>
          <w:color w:val="000000"/>
        </w:rPr>
        <w:t xml:space="preserve"> (affected by different policies, indicated by different </w:t>
      </w:r>
      <w:del w:id="1" w:author="david" w:date="2021-09-11T09:51:00Z">
        <w:r w:rsidR="00BC4D31" w:rsidDel="00C20D67">
          <w:rPr>
            <w:rFonts w:ascii="Times New Roman" w:eastAsia="Times New Roman" w:hAnsi="Times New Roman" w:cs="Times New Roman"/>
            <w:color w:val="000000"/>
          </w:rPr>
          <w:delText xml:space="preserve">point </w:delText>
        </w:r>
      </w:del>
      <w:ins w:id="2" w:author="david" w:date="2021-09-11T09:51:00Z">
        <w:r w:rsidR="00C20D67">
          <w:rPr>
            <w:rFonts w:ascii="Times New Roman" w:eastAsia="Times New Roman" w:hAnsi="Times New Roman" w:cs="Times New Roman"/>
            <w:color w:val="000000"/>
          </w:rPr>
          <w:t>marker</w:t>
        </w:r>
        <w:r w:rsidR="00C20D67">
          <w:rPr>
            <w:rFonts w:ascii="Times New Roman" w:eastAsia="Times New Roman" w:hAnsi="Times New Roman" w:cs="Times New Roman"/>
            <w:color w:val="000000"/>
          </w:rPr>
          <w:t xml:space="preserve"> </w:t>
        </w:r>
      </w:ins>
      <w:r w:rsidR="00BC4D31">
        <w:rPr>
          <w:rFonts w:ascii="Times New Roman" w:eastAsia="Times New Roman" w:hAnsi="Times New Roman" w:cs="Times New Roman"/>
          <w:color w:val="000000"/>
        </w:rPr>
        <w:t>shapes)</w:t>
      </w:r>
      <w:r w:rsidR="00BC4D31" w:rsidRPr="00BC4D31">
        <w:rPr>
          <w:rFonts w:ascii="Times New Roman" w:eastAsia="Times New Roman" w:hAnsi="Times New Roman" w:cs="Times New Roman"/>
          <w:color w:val="000000"/>
        </w:rPr>
        <w:t>, the smaller the steady state total depletions</w:t>
      </w:r>
      <w:r w:rsidR="00BC4D31">
        <w:rPr>
          <w:rFonts w:ascii="Times New Roman" w:eastAsia="Times New Roman" w:hAnsi="Times New Roman" w:cs="Times New Roman"/>
          <w:color w:val="000000"/>
        </w:rPr>
        <w:t xml:space="preserve"> under the same amount of natural flow at Lees Ferry (indicated by color </w:t>
      </w:r>
      <w:del w:id="3" w:author="david" w:date="2021-09-11T09:52:00Z">
        <w:r w:rsidR="00BC4D31" w:rsidDel="00CC106D">
          <w:rPr>
            <w:rFonts w:ascii="Times New Roman" w:eastAsia="Times New Roman" w:hAnsi="Times New Roman" w:cs="Times New Roman"/>
            <w:color w:val="000000"/>
          </w:rPr>
          <w:delText>schemes</w:delText>
        </w:r>
      </w:del>
      <w:ins w:id="4" w:author="david" w:date="2021-09-11T09:52:00Z">
        <w:r w:rsidR="00CC106D">
          <w:rPr>
            <w:rFonts w:ascii="Times New Roman" w:eastAsia="Times New Roman" w:hAnsi="Times New Roman" w:cs="Times New Roman"/>
            <w:color w:val="000000"/>
          </w:rPr>
          <w:t>intensity</w:t>
        </w:r>
      </w:ins>
      <w:r w:rsidR="00BC4D31">
        <w:rPr>
          <w:rFonts w:ascii="Times New Roman" w:eastAsia="Times New Roman" w:hAnsi="Times New Roman" w:cs="Times New Roman"/>
          <w:color w:val="000000"/>
        </w:rPr>
        <w:t>)</w:t>
      </w:r>
      <w:r w:rsidR="00BC4D31" w:rsidRPr="00BC4D3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Among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three tested policies, DCP empt</w:t>
      </w:r>
      <w:r w:rsidR="002C7D49">
        <w:rPr>
          <w:rFonts w:ascii="Times New Roman" w:eastAsia="Times New Roman" w:hAnsi="Times New Roman" w:cs="Times New Roman"/>
          <w:color w:val="000000"/>
        </w:rPr>
        <w:t>ies</w:t>
      </w:r>
      <w:r w:rsidRPr="003F6374">
        <w:rPr>
          <w:rFonts w:ascii="Times New Roman" w:eastAsia="Times New Roman" w:hAnsi="Times New Roman" w:cs="Times New Roman"/>
          <w:color w:val="000000"/>
        </w:rPr>
        <w:t xml:space="preserve"> reservoir storage first</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however,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is the largest because reservoir evaporation </w:t>
      </w:r>
      <w:r w:rsidR="002C7D49">
        <w:rPr>
          <w:rFonts w:ascii="Times New Roman" w:eastAsia="Times New Roman" w:hAnsi="Times New Roman" w:cs="Times New Roman"/>
          <w:color w:val="000000"/>
        </w:rPr>
        <w:t xml:space="preserve">is no longer a factor </w:t>
      </w:r>
      <w:r w:rsidRPr="003F6374">
        <w:rPr>
          <w:rFonts w:ascii="Times New Roman" w:eastAsia="Times New Roman" w:hAnsi="Times New Roman" w:cs="Times New Roman"/>
          <w:color w:val="000000"/>
        </w:rPr>
        <w:t>after Lake Powell and Lake Mead become run</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of</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 reservoirs. DCP+ preserves more water than DCP, but only avoid</w:t>
      </w:r>
      <w:r w:rsidR="001F0B8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emptying reservoir storage when natural flows are not low. ADP can always keep the combined reservoir storage higher than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at the expense of </w:t>
      </w:r>
      <w:r w:rsidR="0008287F">
        <w:rPr>
          <w:rFonts w:ascii="Times New Roman" w:eastAsia="Times New Roman" w:hAnsi="Times New Roman" w:cs="Times New Roman"/>
          <w:color w:val="000000"/>
        </w:rPr>
        <w:t xml:space="preserve">having </w:t>
      </w:r>
      <w:r w:rsidR="00A95E6C">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lowest steady state depletion among these policies. However, when combined reservoir storage reaches steady state, </w:t>
      </w:r>
      <w:r w:rsidR="00966E25">
        <w:rPr>
          <w:rFonts w:ascii="Times New Roman" w:eastAsia="Times New Roman" w:hAnsi="Times New Roman" w:cs="Times New Roman"/>
          <w:color w:val="000000"/>
        </w:rPr>
        <w:t>only minimal</w:t>
      </w:r>
      <w:r w:rsidRPr="003F6374">
        <w:rPr>
          <w:rFonts w:ascii="Times New Roman" w:eastAsia="Times New Roman" w:hAnsi="Times New Roman" w:cs="Times New Roman"/>
          <w:color w:val="000000"/>
        </w:rPr>
        <w:t xml:space="preserve"> additional cutbacks from ADP </w:t>
      </w:r>
      <w:r w:rsidR="00966E25">
        <w:rPr>
          <w:rFonts w:ascii="Times New Roman" w:eastAsia="Times New Roman" w:hAnsi="Times New Roman" w:cs="Times New Roman"/>
          <w:color w:val="000000"/>
        </w:rPr>
        <w:t>are</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required to keep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reservoirs running above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compared to DCP </w:t>
      </w:r>
      <w:r w:rsidR="000A26BD">
        <w:rPr>
          <w:rFonts w:ascii="Times New Roman" w:eastAsia="Times New Roman" w:hAnsi="Times New Roman" w:cs="Times New Roman"/>
          <w:color w:val="000000"/>
        </w:rPr>
        <w:t>or</w:t>
      </w:r>
      <w:r w:rsidRPr="003F6374">
        <w:rPr>
          <w:rFonts w:ascii="Times New Roman" w:eastAsia="Times New Roman" w:hAnsi="Times New Roman" w:cs="Times New Roman"/>
          <w:color w:val="000000"/>
        </w:rPr>
        <w:t xml:space="preserve"> DCP+. </w:t>
      </w:r>
    </w:p>
    <w:p w14:paraId="228D8EAD" w14:textId="0DB00597" w:rsidR="009A4AA7"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34D322B6" wp14:editId="30197824">
            <wp:extent cx="45720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743200"/>
                    </a:xfrm>
                    <a:prstGeom prst="rect">
                      <a:avLst/>
                    </a:prstGeom>
                  </pic:spPr>
                </pic:pic>
              </a:graphicData>
            </a:graphic>
          </wp:inline>
        </w:drawing>
      </w:r>
    </w:p>
    <w:p w14:paraId="5F573636" w14:textId="2CB372C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4.3. Trade-off between end</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 xml:space="preserve">horizon combined storage for Lake Powell and Lake Mead and </w:t>
      </w:r>
      <w:r w:rsidR="004F31E4">
        <w:rPr>
          <w:rFonts w:ascii="Times New Roman" w:eastAsia="Times New Roman" w:hAnsi="Times New Roman" w:cs="Times New Roman"/>
          <w:b/>
          <w:bCs/>
          <w:color w:val="000000"/>
        </w:rPr>
        <w:t xml:space="preserve">static state </w:t>
      </w:r>
      <w:r w:rsidR="00044B77">
        <w:rPr>
          <w:rFonts w:ascii="Times New Roman" w:eastAsia="Times New Roman" w:hAnsi="Times New Roman" w:cs="Times New Roman"/>
          <w:b/>
          <w:bCs/>
          <w:color w:val="000000"/>
        </w:rPr>
        <w:t>total depletions</w:t>
      </w:r>
      <w:r w:rsidR="002F31CD">
        <w:rPr>
          <w:rFonts w:ascii="Times New Roman" w:eastAsia="Times New Roman" w:hAnsi="Times New Roman" w:cs="Times New Roman"/>
          <w:b/>
          <w:bCs/>
          <w:color w:val="000000"/>
        </w:rPr>
        <w:t xml:space="preserve"> (when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FC796E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16F3E060" w14:textId="0DD12E78"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4.4 shows Lake Powell summer releas</w:t>
      </w:r>
      <w:r w:rsidR="00966E25">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 temperature</w:t>
      </w:r>
      <w:r w:rsidR="0008287F">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under</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different</w:t>
      </w:r>
      <w:r w:rsidR="001F0B87">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policies for different natural flows at Lees Ferry.</w:t>
      </w:r>
      <w:r w:rsidR="00460B22">
        <w:rPr>
          <w:rFonts w:ascii="Times New Roman" w:eastAsia="Times New Roman" w:hAnsi="Times New Roman" w:cs="Times New Roman"/>
          <w:color w:val="000000"/>
        </w:rPr>
        <w:t xml:space="preserve"> </w:t>
      </w:r>
      <w:r w:rsidR="00C70521">
        <w:rPr>
          <w:rFonts w:ascii="Times New Roman" w:eastAsia="Times New Roman" w:hAnsi="Times New Roman" w:cs="Times New Roman"/>
          <w:color w:val="000000"/>
        </w:rPr>
        <w:t xml:space="preserve">Compared with </w:t>
      </w:r>
      <w:r w:rsidR="00C70521" w:rsidRPr="000F7E8C">
        <w:rPr>
          <w:rFonts w:ascii="Times New Roman" w:eastAsia="Times New Roman" w:hAnsi="Times New Roman" w:cs="Times New Roman"/>
          <w:color w:val="000000"/>
        </w:rPr>
        <w:t>DCP</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ADP can always keep release temperature</w:t>
      </w:r>
      <w:r w:rsidR="00460B22">
        <w:rPr>
          <w:rFonts w:ascii="Times New Roman" w:eastAsia="Times New Roman" w:hAnsi="Times New Roman" w:cs="Times New Roman"/>
          <w:color w:val="000000"/>
        </w:rPr>
        <w:t>s</w:t>
      </w:r>
      <w:r w:rsidR="00460B22" w:rsidRPr="003F6374">
        <w:rPr>
          <w:rFonts w:ascii="Times New Roman" w:eastAsia="Times New Roman" w:hAnsi="Times New Roman" w:cs="Times New Roman"/>
          <w:color w:val="000000"/>
        </w:rPr>
        <w:t xml:space="preserve"> </w:t>
      </w:r>
      <w:r w:rsidR="00460B22">
        <w:rPr>
          <w:rFonts w:ascii="Times New Roman" w:eastAsia="Times New Roman" w:hAnsi="Times New Roman" w:cs="Times New Roman"/>
          <w:color w:val="000000"/>
        </w:rPr>
        <w:t>at or below</w:t>
      </w:r>
      <w:r w:rsidR="00460B22" w:rsidRPr="003F6374">
        <w:rPr>
          <w:rFonts w:ascii="Times New Roman" w:eastAsia="Times New Roman" w:hAnsi="Times New Roman" w:cs="Times New Roman"/>
          <w:color w:val="000000"/>
        </w:rPr>
        <w:t xml:space="preserve"> 20 °C,</w:t>
      </w:r>
      <w:r w:rsidR="00460B22">
        <w:rPr>
          <w:rFonts w:ascii="Times New Roman" w:eastAsia="Times New Roman" w:hAnsi="Times New Roman" w:cs="Times New Roman"/>
          <w:color w:val="000000"/>
        </w:rPr>
        <w:t xml:space="preserve"> and</w:t>
      </w:r>
      <w:r w:rsidR="00460B22" w:rsidRPr="003F6374">
        <w:rPr>
          <w:rFonts w:ascii="Times New Roman" w:eastAsia="Times New Roman" w:hAnsi="Times New Roman" w:cs="Times New Roman"/>
          <w:color w:val="000000"/>
        </w:rPr>
        <w:t xml:space="preserve"> more importantly, operators can lower release temperature by mixing water from penstock and river outlets</w:t>
      </w:r>
      <w:r w:rsidR="001F0B87">
        <w:rPr>
          <w:rFonts w:ascii="Times New Roman" w:eastAsia="Times New Roman" w:hAnsi="Times New Roman" w:cs="Times New Roman"/>
          <w:color w:val="000000"/>
        </w:rPr>
        <w:t xml:space="preserve">. These features </w:t>
      </w:r>
      <w:r w:rsidR="00460B22" w:rsidRPr="003F6374">
        <w:rPr>
          <w:rFonts w:ascii="Times New Roman" w:eastAsia="Times New Roman" w:hAnsi="Times New Roman" w:cs="Times New Roman"/>
          <w:color w:val="000000"/>
        </w:rPr>
        <w:t>provide the downstream river ecosystem a relatively</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more stable temperature pattern.</w:t>
      </w:r>
      <w:r w:rsidR="00460B22">
        <w:rPr>
          <w:rFonts w:ascii="Times New Roman" w:eastAsia="Times New Roman" w:hAnsi="Times New Roman" w:cs="Times New Roman"/>
          <w:color w:val="000000"/>
        </w:rPr>
        <w:t xml:space="preserve"> </w:t>
      </w:r>
      <w:r w:rsidR="00C70521" w:rsidRPr="00C70521">
        <w:rPr>
          <w:rFonts w:ascii="Times New Roman" w:eastAsia="Times New Roman" w:hAnsi="Times New Roman" w:cs="Times New Roman" w:hint="eastAsia"/>
          <w:color w:val="000000"/>
        </w:rPr>
        <w:t>As</w:t>
      </w:r>
      <w:r w:rsidR="00C70521">
        <w:rPr>
          <w:rFonts w:ascii="Times New Roman" w:eastAsia="Times New Roman" w:hAnsi="Times New Roman" w:cs="Times New Roman"/>
          <w:color w:val="000000"/>
        </w:rPr>
        <w:t xml:space="preserve"> for DCP</w:t>
      </w:r>
      <w:r w:rsidRPr="003F6374">
        <w:rPr>
          <w:rFonts w:ascii="Times New Roman" w:eastAsia="Times New Roman" w:hAnsi="Times New Roman" w:cs="Times New Roman"/>
          <w:color w:val="000000"/>
        </w:rPr>
        <w:t xml:space="preserve">, </w:t>
      </w:r>
      <w:r w:rsidR="00966E25" w:rsidRPr="003F6374">
        <w:rPr>
          <w:rFonts w:ascii="Times New Roman" w:eastAsia="Times New Roman" w:hAnsi="Times New Roman" w:cs="Times New Roman"/>
          <w:color w:val="000000"/>
        </w:rPr>
        <w:t>reservoir release temperature</w:t>
      </w:r>
      <w:r w:rsidR="00966E25">
        <w:rPr>
          <w:rFonts w:ascii="Times New Roman" w:eastAsia="Times New Roman" w:hAnsi="Times New Roman" w:cs="Times New Roman"/>
          <w:color w:val="000000"/>
        </w:rPr>
        <w:t>s</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in the first several years range from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low </w:t>
      </w:r>
      <w:r w:rsidR="00966E25">
        <w:rPr>
          <w:rFonts w:ascii="Times New Roman" w:eastAsia="Times New Roman" w:hAnsi="Times New Roman" w:cs="Times New Roman"/>
          <w:color w:val="000000"/>
        </w:rPr>
        <w:t>of</w:t>
      </w:r>
      <w:r w:rsidRPr="003F6374">
        <w:rPr>
          <w:rFonts w:ascii="Times New Roman" w:eastAsia="Times New Roman" w:hAnsi="Times New Roman" w:cs="Times New Roman"/>
          <w:color w:val="000000"/>
        </w:rPr>
        <w:t xml:space="preserve"> 10 °C to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high </w:t>
      </w:r>
      <w:r w:rsidR="00966E25">
        <w:rPr>
          <w:rFonts w:ascii="Times New Roman" w:eastAsia="Times New Roman" w:hAnsi="Times New Roman" w:cs="Times New Roman"/>
          <w:color w:val="000000"/>
        </w:rPr>
        <w:t>of</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25 °C. This is because Lake Powell elevation is higher than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penstock elevation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470 feet) </w:t>
      </w:r>
      <w:r w:rsidR="00966E25" w:rsidRPr="003F6374">
        <w:rPr>
          <w:rFonts w:ascii="Times New Roman" w:eastAsia="Times New Roman" w:hAnsi="Times New Roman" w:cs="Times New Roman"/>
          <w:color w:val="000000"/>
        </w:rPr>
        <w:t xml:space="preserve">in those years, </w:t>
      </w:r>
      <w:r w:rsidRPr="003F6374">
        <w:rPr>
          <w:rFonts w:ascii="Times New Roman" w:eastAsia="Times New Roman" w:hAnsi="Times New Roman" w:cs="Times New Roman"/>
          <w:color w:val="000000"/>
        </w:rPr>
        <w:t xml:space="preserve">and thus </w:t>
      </w:r>
      <w:r w:rsidR="00966E25">
        <w:rPr>
          <w:rFonts w:ascii="Times New Roman" w:eastAsia="Times New Roman" w:hAnsi="Times New Roman" w:cs="Times New Roman"/>
          <w:color w:val="000000"/>
        </w:rPr>
        <w:t xml:space="preserve">water </w:t>
      </w:r>
      <w:r w:rsidRPr="003F6374">
        <w:rPr>
          <w:rFonts w:ascii="Times New Roman" w:eastAsia="Times New Roman" w:hAnsi="Times New Roman" w:cs="Times New Roman"/>
          <w:color w:val="000000"/>
        </w:rPr>
        <w:t xml:space="preserve">can </w:t>
      </w:r>
      <w:r w:rsidR="00966E25">
        <w:rPr>
          <w:rFonts w:ascii="Times New Roman" w:eastAsia="Times New Roman" w:hAnsi="Times New Roman" w:cs="Times New Roman"/>
          <w:color w:val="000000"/>
        </w:rPr>
        <w:t xml:space="preserve">be </w:t>
      </w:r>
      <w:r w:rsidRPr="003F6374">
        <w:rPr>
          <w:rFonts w:ascii="Times New Roman" w:eastAsia="Times New Roman" w:hAnsi="Times New Roman" w:cs="Times New Roman"/>
          <w:color w:val="000000"/>
        </w:rPr>
        <w:t>release</w:t>
      </w:r>
      <w:r w:rsidR="00966E25">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from both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and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river outlet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370 feet). Since the reservoir is thermally stratified, water released from river outlets is usually cooler than water released from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When reservoir elevation drops below penstock elevation, Lake Powell release temperature converges, </w:t>
      </w:r>
      <w:r w:rsidR="00966E25">
        <w:rPr>
          <w:rFonts w:ascii="Times New Roman" w:eastAsia="Times New Roman" w:hAnsi="Times New Roman" w:cs="Times New Roman"/>
          <w:color w:val="000000"/>
        </w:rPr>
        <w:t>which</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also means operators can</w:t>
      </w:r>
      <w:r w:rsidR="001D6E12">
        <w:rPr>
          <w:rFonts w:ascii="Times New Roman" w:eastAsia="Times New Roman" w:hAnsi="Times New Roman" w:cs="Times New Roman"/>
          <w:color w:val="000000"/>
        </w:rPr>
        <w:t>not</w:t>
      </w:r>
      <w:r w:rsidRPr="003F6374">
        <w:rPr>
          <w:rFonts w:ascii="Times New Roman" w:eastAsia="Times New Roman" w:hAnsi="Times New Roman" w:cs="Times New Roman"/>
          <w:color w:val="000000"/>
        </w:rPr>
        <w:t xml:space="preserve"> control release temperature </w:t>
      </w:r>
      <w:r w:rsidR="001D6E12">
        <w:rPr>
          <w:rFonts w:ascii="Times New Roman" w:eastAsia="Times New Roman" w:hAnsi="Times New Roman" w:cs="Times New Roman"/>
          <w:color w:val="000000"/>
        </w:rPr>
        <w:t>by</w:t>
      </w:r>
      <w:r w:rsidR="006A1DCD">
        <w:rPr>
          <w:rFonts w:ascii="Times New Roman" w:eastAsia="Times New Roman" w:hAnsi="Times New Roman" w:cs="Times New Roman"/>
          <w:color w:val="000000"/>
        </w:rPr>
        <w:t xml:space="preserve"> mix</w:t>
      </w:r>
      <w:r w:rsidR="001D6E12">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water released from</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penstock and river outlet</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Figure 4.4, with 12 </w:t>
      </w:r>
      <w:proofErr w:type="spellStart"/>
      <w:r w:rsidRPr="003F6374">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Pr="003F6374">
        <w:rPr>
          <w:rFonts w:ascii="Times New Roman" w:eastAsia="Times New Roman" w:hAnsi="Times New Roman" w:cs="Times New Roman"/>
          <w:color w:val="000000"/>
        </w:rPr>
        <w:t xml:space="preserve"> of natural flow at Lees Ferry, Lake Powell release temperature</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will gradually increase to 25 °C after 2035 with DCP, </w:t>
      </w:r>
      <w:r w:rsidR="0008287F">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lower natural flow</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will </w:t>
      </w:r>
      <w:r w:rsidR="006A1DCD">
        <w:rPr>
          <w:rFonts w:ascii="Times New Roman" w:eastAsia="Times New Roman" w:hAnsi="Times New Roman" w:cs="Times New Roman"/>
          <w:color w:val="000000"/>
        </w:rPr>
        <w:t>accelerate</w:t>
      </w:r>
      <w:r w:rsidRPr="003F6374">
        <w:rPr>
          <w:rFonts w:ascii="Times New Roman" w:eastAsia="Times New Roman" w:hAnsi="Times New Roman" w:cs="Times New Roman"/>
          <w:color w:val="000000"/>
        </w:rPr>
        <w:t xml:space="preserve"> </w:t>
      </w:r>
      <w:r w:rsidR="00B90950">
        <w:rPr>
          <w:rFonts w:ascii="Times New Roman" w:eastAsia="Times New Roman" w:hAnsi="Times New Roman" w:cs="Times New Roman"/>
          <w:color w:val="000000"/>
        </w:rPr>
        <w:t>this</w:t>
      </w:r>
      <w:r w:rsidRPr="003F6374">
        <w:rPr>
          <w:rFonts w:ascii="Times New Roman" w:eastAsia="Times New Roman" w:hAnsi="Times New Roman" w:cs="Times New Roman"/>
          <w:color w:val="000000"/>
        </w:rPr>
        <w:t xml:space="preserve"> process.</w:t>
      </w:r>
      <w:r w:rsidR="006A1DCD">
        <w:rPr>
          <w:rFonts w:ascii="Times New Roman" w:eastAsia="Times New Roman" w:hAnsi="Times New Roman" w:cs="Times New Roman"/>
          <w:color w:val="000000"/>
        </w:rPr>
        <w:t xml:space="preserve"> A water temperature of</w:t>
      </w:r>
      <w:r w:rsidRPr="003F6374">
        <w:rPr>
          <w:rFonts w:ascii="Times New Roman" w:eastAsia="Times New Roman" w:hAnsi="Times New Roman" w:cs="Times New Roman"/>
          <w:color w:val="000000"/>
        </w:rPr>
        <w:t xml:space="preserve"> </w:t>
      </w:r>
      <w:r w:rsidR="00B90950" w:rsidRPr="003F6374">
        <w:rPr>
          <w:rFonts w:ascii="Times New Roman" w:eastAsia="Times New Roman" w:hAnsi="Times New Roman" w:cs="Times New Roman"/>
          <w:color w:val="000000"/>
        </w:rPr>
        <w:t xml:space="preserve">25°C </w:t>
      </w:r>
      <w:r w:rsidRPr="003F6374">
        <w:rPr>
          <w:rFonts w:ascii="Times New Roman" w:eastAsia="Times New Roman" w:hAnsi="Times New Roman" w:cs="Times New Roman"/>
          <w:color w:val="000000"/>
        </w:rPr>
        <w:t xml:space="preserve">exceeds the highest historical records (around 15°C) since Lake Powell was filled and will create large uncertainties for the Grand Canyon river ecosystem. </w:t>
      </w:r>
    </w:p>
    <w:p w14:paraId="24F383EA" w14:textId="4C76143F" w:rsidR="003F6374" w:rsidRPr="003F6374" w:rsidRDefault="009A4AA7" w:rsidP="00685605">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841F92B" wp14:editId="0E3834AD">
            <wp:extent cx="41148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086100"/>
                    </a:xfrm>
                    <a:prstGeom prst="rect">
                      <a:avLst/>
                    </a:prstGeom>
                  </pic:spPr>
                </pic:pic>
              </a:graphicData>
            </a:graphic>
          </wp:inline>
        </w:drawing>
      </w:r>
    </w:p>
    <w:p w14:paraId="2D1874F6" w14:textId="03D20855"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4.4. Lake Powell summer release temperature</w:t>
      </w:r>
      <w:r w:rsidR="006A1DCD">
        <w:rPr>
          <w:rFonts w:ascii="Times New Roman" w:eastAsia="Times New Roman" w:hAnsi="Times New Roman" w:cs="Times New Roman"/>
          <w:b/>
          <w:bCs/>
          <w:color w:val="000000"/>
        </w:rPr>
        <w:t>s</w:t>
      </w:r>
      <w:r w:rsidRPr="003F6374">
        <w:rPr>
          <w:rFonts w:ascii="Times New Roman" w:eastAsia="Times New Roman" w:hAnsi="Times New Roman" w:cs="Times New Roman"/>
          <w:b/>
          <w:bCs/>
          <w:color w:val="000000"/>
        </w:rPr>
        <w:t xml:space="preserve"> for different steady year-to-year inflows under </w:t>
      </w:r>
      <w:r w:rsidR="001F0B87">
        <w:rPr>
          <w:rFonts w:ascii="Times New Roman" w:eastAsia="Times New Roman" w:hAnsi="Times New Roman" w:cs="Times New Roman"/>
          <w:b/>
          <w:bCs/>
          <w:color w:val="000000"/>
        </w:rPr>
        <w:t xml:space="preserve">DCP (top) and ADP (bottom) </w:t>
      </w:r>
      <w:r w:rsidRPr="003F6374">
        <w:rPr>
          <w:rFonts w:ascii="Times New Roman" w:eastAsia="Times New Roman" w:hAnsi="Times New Roman" w:cs="Times New Roman"/>
          <w:b/>
          <w:bCs/>
          <w:color w:val="000000"/>
        </w:rPr>
        <w:t>policies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1E4BC9C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7AE69F6" w14:textId="6BA62DB9" w:rsidR="003F6374" w:rsidRPr="003F6374" w:rsidRDefault="003F6374" w:rsidP="0049049A">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Previous analysis shows that inflow is one dominant factor </w:t>
      </w:r>
      <w:r w:rsidR="006A1DCD">
        <w:rPr>
          <w:rFonts w:ascii="Times New Roman" w:eastAsia="Times New Roman" w:hAnsi="Times New Roman" w:cs="Times New Roman"/>
          <w:color w:val="000000"/>
        </w:rPr>
        <w:t>in</w:t>
      </w:r>
      <w:r w:rsidRPr="003F6374">
        <w:rPr>
          <w:rFonts w:ascii="Times New Roman" w:eastAsia="Times New Roman" w:hAnsi="Times New Roman" w:cs="Times New Roman"/>
          <w:color w:val="000000"/>
        </w:rPr>
        <w:t xml:space="preserve"> declining reservoir storage. Therefore, </w:t>
      </w:r>
      <w:r w:rsidR="001F0729">
        <w:rPr>
          <w:rFonts w:ascii="Times New Roman" w:eastAsia="Times New Roman" w:hAnsi="Times New Roman" w:cs="Times New Roman"/>
          <w:color w:val="000000"/>
        </w:rPr>
        <w:t>in addition to</w:t>
      </w:r>
      <w:r w:rsidR="001F0729"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reservoir elevation/storage, operating rules for the Colorado River should also consider inflow information</w:t>
      </w:r>
      <w:r w:rsidR="001F0729">
        <w:rPr>
          <w:rFonts w:ascii="Times New Roman" w:eastAsia="Times New Roman" w:hAnsi="Times New Roman" w:cs="Times New Roman"/>
          <w:color w:val="000000"/>
        </w:rPr>
        <w:t xml:space="preserve"> because</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it is </w:t>
      </w:r>
      <w:r w:rsidRPr="003F6374">
        <w:rPr>
          <w:rFonts w:ascii="Times New Roman" w:eastAsia="Times New Roman" w:hAnsi="Times New Roman" w:cs="Times New Roman"/>
          <w:color w:val="000000"/>
        </w:rPr>
        <w:t>the combined effect of inflow and release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contribute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the changes </w:t>
      </w:r>
      <w:r w:rsidR="00F64451">
        <w:rPr>
          <w:rFonts w:ascii="Times New Roman" w:eastAsia="Times New Roman" w:hAnsi="Times New Roman" w:cs="Times New Roman"/>
          <w:color w:val="000000"/>
        </w:rPr>
        <w:t>in</w:t>
      </w:r>
      <w:r w:rsidR="00F64451"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 This means managers must also adapt </w:t>
      </w:r>
      <w:r w:rsidR="001F0B87">
        <w:rPr>
          <w:rFonts w:ascii="Times New Roman" w:eastAsia="Times New Roman" w:hAnsi="Times New Roman" w:cs="Times New Roman"/>
          <w:color w:val="000000"/>
        </w:rPr>
        <w:t xml:space="preserve">Upper and Lower Basin </w:t>
      </w:r>
      <w:r w:rsidRPr="003F6374">
        <w:rPr>
          <w:rFonts w:ascii="Times New Roman" w:eastAsia="Times New Roman" w:hAnsi="Times New Roman" w:cs="Times New Roman"/>
          <w:color w:val="000000"/>
        </w:rPr>
        <w:t>demands</w:t>
      </w:r>
      <w:r w:rsidR="001F0B87">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to unregulated inflow to prevent Lake Powell and Lake Mead levels from dropping below 3,525 and 1,025 feet. </w:t>
      </w:r>
    </w:p>
    <w:p w14:paraId="0148A63E" w14:textId="5433869F" w:rsidR="00685605"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4.3 </w:t>
      </w:r>
      <w:r w:rsidR="00701F42">
        <w:rPr>
          <w:rFonts w:ascii="Times New Roman" w:eastAsia="Times New Roman" w:hAnsi="Times New Roman" w:cs="Times New Roman"/>
          <w:b/>
          <w:bCs/>
          <w:color w:val="000000"/>
        </w:rPr>
        <w:t>Sharing shortages</w:t>
      </w:r>
    </w:p>
    <w:p w14:paraId="38207C2A" w14:textId="67D41682" w:rsidR="00232302" w:rsidRPr="005734E9" w:rsidRDefault="00B735FF" w:rsidP="005734E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3F6374" w:rsidRPr="003F6374">
        <w:rPr>
          <w:rFonts w:ascii="Times New Roman" w:eastAsia="Times New Roman" w:hAnsi="Times New Roman" w:cs="Times New Roman"/>
          <w:color w:val="000000"/>
        </w:rPr>
        <w:t>Figure 4.5</w:t>
      </w:r>
      <w:r>
        <w:rPr>
          <w:rFonts w:ascii="Times New Roman" w:eastAsia="Times New Roman" w:hAnsi="Times New Roman" w:cs="Times New Roman"/>
          <w:color w:val="000000"/>
        </w:rPr>
        <w:t>,</w:t>
      </w:r>
      <w:r w:rsidR="00D244ED">
        <w:rPr>
          <w:rFonts w:ascii="Times New Roman" w:eastAsia="Times New Roman" w:hAnsi="Times New Roman" w:cs="Times New Roman"/>
          <w:color w:val="000000"/>
        </w:rPr>
        <w:t xml:space="preserve"> the</w:t>
      </w:r>
      <w:r>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first two subplots</w:t>
      </w:r>
      <w:r w:rsidR="003F6374" w:rsidRPr="003F6374">
        <w:rPr>
          <w:rFonts w:ascii="Times New Roman" w:eastAsia="Times New Roman" w:hAnsi="Times New Roman" w:cs="Times New Roman"/>
          <w:color w:val="000000"/>
        </w:rPr>
        <w:t xml:space="preserve"> compar</w:t>
      </w:r>
      <w:r w:rsidR="00D244ED">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Lake Powell and Lake Mead elevations </w:t>
      </w:r>
      <w:r w:rsidR="00D244ED">
        <w:rPr>
          <w:rFonts w:ascii="Times New Roman" w:eastAsia="Times New Roman" w:hAnsi="Times New Roman" w:cs="Times New Roman"/>
          <w:color w:val="000000"/>
        </w:rPr>
        <w:t>for the</w:t>
      </w:r>
      <w:r w:rsidR="00D244E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ADP</w:t>
      </w:r>
      <w:r w:rsidR="001F0B87">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DCP</w:t>
      </w:r>
      <w:r w:rsidR="001F0B87">
        <w:rPr>
          <w:rFonts w:ascii="Times New Roman" w:eastAsia="Times New Roman" w:hAnsi="Times New Roman" w:cs="Times New Roman"/>
          <w:color w:val="000000"/>
        </w:rPr>
        <w:t xml:space="preserve"> policies</w:t>
      </w:r>
      <w:r w:rsidR="003F6374" w:rsidRPr="003F6374">
        <w:rPr>
          <w:rFonts w:ascii="Times New Roman" w:eastAsia="Times New Roman" w:hAnsi="Times New Roman" w:cs="Times New Roman"/>
          <w:color w:val="000000"/>
        </w:rPr>
        <w:t xml:space="preserve"> under Millennium Drought hydrology (</w:t>
      </w:r>
      <w:r w:rsidR="00701F42">
        <w:rPr>
          <w:rFonts w:ascii="Times New Roman" w:eastAsia="Times New Roman" w:hAnsi="Times New Roman" w:cs="Times New Roman"/>
          <w:color w:val="000000"/>
        </w:rPr>
        <w:t xml:space="preserve">average Lee Ferry natural flow of 12.4 </w:t>
      </w:r>
      <w:proofErr w:type="spellStart"/>
      <w:r w:rsidR="00701F42">
        <w:rPr>
          <w:rFonts w:ascii="Times New Roman" w:eastAsia="Times New Roman" w:hAnsi="Times New Roman" w:cs="Times New Roman"/>
          <w:color w:val="000000"/>
        </w:rPr>
        <w:t>maf</w:t>
      </w:r>
      <w:proofErr w:type="spellEnd"/>
      <w:r w:rsidR="00701F42">
        <w:rPr>
          <w:rFonts w:ascii="Times New Roman" w:eastAsia="Times New Roman" w:hAnsi="Times New Roman" w:cs="Times New Roman"/>
          <w:color w:val="000000"/>
        </w:rPr>
        <w:t xml:space="preserve"> per year). </w:t>
      </w:r>
      <w:r w:rsidR="001F0B87">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w:t>
      </w:r>
      <w:r w:rsidR="00D244ED">
        <w:rPr>
          <w:rFonts w:ascii="Times New Roman" w:eastAsia="Times New Roman" w:hAnsi="Times New Roman" w:cs="Times New Roman"/>
          <w:color w:val="000000"/>
        </w:rPr>
        <w:t>ADP</w:t>
      </w:r>
      <w:r w:rsidR="003F6374" w:rsidRPr="003F6374">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 xml:space="preserve">policy </w:t>
      </w:r>
      <w:r w:rsidR="003F6374" w:rsidRPr="003F6374">
        <w:rPr>
          <w:rFonts w:ascii="Times New Roman" w:eastAsia="Times New Roman" w:hAnsi="Times New Roman" w:cs="Times New Roman"/>
          <w:color w:val="000000"/>
        </w:rPr>
        <w:t>keep</w:t>
      </w:r>
      <w:r w:rsidR="00701F42">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Lake Powell above 3</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490 feet (Lake Powell minimum power pool) and Lake Mead above 1</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025 feet for most of the time</w:t>
      </w:r>
      <w:r w:rsidR="00F6445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3778B2">
        <w:rPr>
          <w:rFonts w:ascii="Times New Roman" w:eastAsia="Times New Roman" w:hAnsi="Times New Roman" w:cs="Times New Roman"/>
          <w:color w:val="000000"/>
        </w:rPr>
        <w:t xml:space="preserve">but </w:t>
      </w:r>
      <w:r w:rsidR="003F6374" w:rsidRPr="003F6374">
        <w:rPr>
          <w:rFonts w:ascii="Times New Roman" w:eastAsia="Times New Roman" w:hAnsi="Times New Roman" w:cs="Times New Roman"/>
          <w:color w:val="000000"/>
        </w:rPr>
        <w:t>at the sacrifice of</w:t>
      </w:r>
      <w:r w:rsidR="003778B2">
        <w:rPr>
          <w:rFonts w:ascii="Times New Roman" w:eastAsia="Times New Roman" w:hAnsi="Times New Roman" w:cs="Times New Roman"/>
          <w:color w:val="000000"/>
        </w:rPr>
        <w:t xml:space="preserve"> experiencing</w:t>
      </w:r>
      <w:r w:rsidR="003F6374" w:rsidRPr="003F6374">
        <w:rPr>
          <w:rFonts w:ascii="Times New Roman" w:eastAsia="Times New Roman" w:hAnsi="Times New Roman" w:cs="Times New Roman"/>
          <w:color w:val="000000"/>
        </w:rPr>
        <w:t xml:space="preserve"> large water shortages (</w:t>
      </w:r>
      <w:r w:rsidR="001F0B87">
        <w:rPr>
          <w:rFonts w:ascii="Times New Roman" w:eastAsia="Times New Roman" w:hAnsi="Times New Roman" w:cs="Times New Roman"/>
          <w:color w:val="000000"/>
        </w:rPr>
        <w:t>3rd and 4</w:t>
      </w:r>
      <w:r w:rsidR="001F0B87" w:rsidRPr="006C2C56">
        <w:rPr>
          <w:rFonts w:ascii="Times New Roman" w:eastAsia="Times New Roman" w:hAnsi="Times New Roman" w:cs="Times New Roman"/>
          <w:color w:val="000000"/>
          <w:vertAlign w:val="superscript"/>
        </w:rPr>
        <w:t>th</w:t>
      </w:r>
      <w:r w:rsidR="001F0B87">
        <w:rPr>
          <w:rFonts w:ascii="Times New Roman" w:eastAsia="Times New Roman" w:hAnsi="Times New Roman" w:cs="Times New Roman"/>
          <w:color w:val="000000"/>
        </w:rPr>
        <w:t xml:space="preserve"> subplots</w:t>
      </w:r>
      <w:r w:rsidR="003F6374" w:rsidRPr="003F6374">
        <w:rPr>
          <w:rFonts w:ascii="Times New Roman" w:eastAsia="Times New Roman" w:hAnsi="Times New Roman" w:cs="Times New Roman"/>
          <w:color w:val="000000"/>
        </w:rPr>
        <w:t>). The additional water saved by ADP in earl</w:t>
      </w:r>
      <w:r w:rsidR="003778B2">
        <w:rPr>
          <w:rFonts w:ascii="Times New Roman" w:eastAsia="Times New Roman" w:hAnsi="Times New Roman" w:cs="Times New Roman"/>
          <w:color w:val="000000"/>
        </w:rPr>
        <w:t>ier</w:t>
      </w:r>
      <w:r w:rsidR="003F6374" w:rsidRPr="003F6374">
        <w:rPr>
          <w:rFonts w:ascii="Times New Roman" w:eastAsia="Times New Roman" w:hAnsi="Times New Roman" w:cs="Times New Roman"/>
          <w:color w:val="000000"/>
        </w:rPr>
        <w:t xml:space="preserve"> years </w:t>
      </w:r>
      <w:r w:rsidR="003778B2">
        <w:rPr>
          <w:rFonts w:ascii="Times New Roman" w:eastAsia="Times New Roman" w:hAnsi="Times New Roman" w:cs="Times New Roman"/>
          <w:color w:val="000000"/>
        </w:rPr>
        <w:t>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not wasted</w:t>
      </w:r>
      <w:r w:rsidR="003778B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instead, some of </w:t>
      </w:r>
      <w:r w:rsidR="003778B2">
        <w:rPr>
          <w:rFonts w:ascii="Times New Roman" w:eastAsia="Times New Roman" w:hAnsi="Times New Roman" w:cs="Times New Roman"/>
          <w:color w:val="000000"/>
        </w:rPr>
        <w:t>it 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stored in both Lake Powell and Lake Mead, thus leaving more water for future use. </w:t>
      </w:r>
      <w:r w:rsidR="00C60EB9" w:rsidRPr="00C60EB9">
        <w:rPr>
          <w:rFonts w:ascii="Times New Roman" w:eastAsia="Times New Roman" w:hAnsi="Times New Roman" w:cs="Times New Roman"/>
          <w:color w:val="000000"/>
        </w:rPr>
        <w:t>Th</w:t>
      </w:r>
      <w:r w:rsidR="001F0B87">
        <w:rPr>
          <w:rFonts w:ascii="Times New Roman" w:eastAsia="Times New Roman" w:hAnsi="Times New Roman" w:cs="Times New Roman"/>
          <w:color w:val="000000"/>
        </w:rPr>
        <w:t>e</w:t>
      </w:r>
      <w:r w:rsidR="00C60EB9" w:rsidRPr="00C60EB9">
        <w:rPr>
          <w:rFonts w:ascii="Times New Roman" w:eastAsia="Times New Roman" w:hAnsi="Times New Roman" w:cs="Times New Roman"/>
          <w:color w:val="000000"/>
        </w:rPr>
        <w:t>s</w:t>
      </w:r>
      <w:r w:rsidR="001F0B87">
        <w:rPr>
          <w:rFonts w:ascii="Times New Roman" w:eastAsia="Times New Roman" w:hAnsi="Times New Roman" w:cs="Times New Roman"/>
          <w:color w:val="000000"/>
        </w:rPr>
        <w:t>e results</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demonstrate the value of</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water conservation</w:t>
      </w:r>
      <w:r w:rsidR="000F1092">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953A11">
        <w:rPr>
          <w:rFonts w:ascii="Times New Roman" w:eastAsia="Times New Roman" w:hAnsi="Times New Roman" w:cs="Times New Roman"/>
          <w:color w:val="000000"/>
        </w:rPr>
        <w:t>Users conserve</w:t>
      </w:r>
      <w:r w:rsidR="00C60EB9">
        <w:rPr>
          <w:rFonts w:ascii="Times New Roman" w:eastAsia="Times New Roman" w:hAnsi="Times New Roman" w:cs="Times New Roman"/>
          <w:color w:val="000000"/>
        </w:rPr>
        <w:t xml:space="preserve"> </w:t>
      </w:r>
      <w:r w:rsidR="000F1092">
        <w:rPr>
          <w:rFonts w:ascii="Times New Roman" w:eastAsia="Times New Roman" w:hAnsi="Times New Roman" w:cs="Times New Roman"/>
          <w:color w:val="000000"/>
        </w:rPr>
        <w:t>0 to 1.0</w:t>
      </w:r>
      <w:r w:rsidR="00C60EB9">
        <w:rPr>
          <w:rFonts w:ascii="Times New Roman" w:eastAsia="Times New Roman" w:hAnsi="Times New Roman" w:cs="Times New Roman"/>
          <w:color w:val="000000"/>
        </w:rPr>
        <w:t xml:space="preserve"> </w:t>
      </w:r>
      <w:proofErr w:type="spellStart"/>
      <w:r w:rsidR="00C60EB9">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00025355">
        <w:rPr>
          <w:rFonts w:ascii="Times New Roman" w:eastAsia="Times New Roman" w:hAnsi="Times New Roman" w:cs="Times New Roman"/>
          <w:color w:val="000000"/>
        </w:rPr>
        <w:t xml:space="preserve"> (bottom right figure) more than the current DCP</w:t>
      </w:r>
      <w:r w:rsidR="00C60EB9">
        <w:rPr>
          <w:rFonts w:ascii="Times New Roman" w:eastAsia="Times New Roman" w:hAnsi="Times New Roman" w:cs="Times New Roman"/>
          <w:color w:val="000000"/>
        </w:rPr>
        <w:t xml:space="preserve"> to </w:t>
      </w:r>
      <w:r w:rsidR="00025355">
        <w:rPr>
          <w:rFonts w:ascii="Times New Roman" w:eastAsia="Times New Roman" w:hAnsi="Times New Roman" w:cs="Times New Roman"/>
          <w:color w:val="000000"/>
        </w:rPr>
        <w:t xml:space="preserve">get through </w:t>
      </w:r>
      <w:r w:rsidR="000F1092">
        <w:rPr>
          <w:rFonts w:ascii="Times New Roman" w:eastAsia="Times New Roman" w:hAnsi="Times New Roman" w:cs="Times New Roman"/>
          <w:color w:val="000000"/>
        </w:rPr>
        <w:t>a continuation of the</w:t>
      </w:r>
      <w:r w:rsidR="00025355">
        <w:rPr>
          <w:rFonts w:ascii="Times New Roman" w:eastAsia="Times New Roman" w:hAnsi="Times New Roman" w:cs="Times New Roman"/>
          <w:color w:val="000000"/>
        </w:rPr>
        <w:t xml:space="preserve"> Millennium Drought</w:t>
      </w:r>
      <w:r w:rsidR="000F1092">
        <w:rPr>
          <w:rFonts w:ascii="Times New Roman" w:eastAsia="Times New Roman" w:hAnsi="Times New Roman" w:cs="Times New Roman"/>
          <w:color w:val="000000"/>
        </w:rPr>
        <w:t>. W</w:t>
      </w:r>
      <w:r w:rsidR="00823846">
        <w:rPr>
          <w:rFonts w:ascii="Times New Roman" w:eastAsia="Times New Roman" w:hAnsi="Times New Roman" w:cs="Times New Roman"/>
          <w:color w:val="000000"/>
        </w:rPr>
        <w:t xml:space="preserve">ater conserved in reservoirs </w:t>
      </w:r>
      <w:r w:rsidR="000F1092">
        <w:rPr>
          <w:rFonts w:ascii="Times New Roman" w:eastAsia="Times New Roman" w:hAnsi="Times New Roman" w:cs="Times New Roman"/>
          <w:color w:val="000000"/>
        </w:rPr>
        <w:t>is saved for</w:t>
      </w:r>
      <w:r w:rsidR="00823846">
        <w:rPr>
          <w:rFonts w:ascii="Times New Roman" w:eastAsia="Times New Roman" w:hAnsi="Times New Roman" w:cs="Times New Roman"/>
          <w:color w:val="000000"/>
        </w:rPr>
        <w:t xml:space="preserve"> future water uses</w:t>
      </w:r>
      <w:r w:rsidR="00025355">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701F42">
        <w:rPr>
          <w:rFonts w:ascii="Times New Roman" w:eastAsia="Times New Roman" w:hAnsi="Times New Roman" w:cs="Times New Roman"/>
          <w:color w:val="000000"/>
        </w:rPr>
        <w:t>R</w:t>
      </w:r>
      <w:r w:rsidR="00701F42" w:rsidRPr="003F6374">
        <w:rPr>
          <w:rFonts w:ascii="Times New Roman" w:eastAsia="Times New Roman" w:hAnsi="Times New Roman" w:cs="Times New Roman"/>
          <w:color w:val="000000"/>
        </w:rPr>
        <w:t xml:space="preserve">esults for Mid-20th century drought </w:t>
      </w:r>
      <w:r w:rsidR="0054747A">
        <w:rPr>
          <w:rFonts w:ascii="Times New Roman" w:eastAsia="Times New Roman" w:hAnsi="Times New Roman" w:cs="Times New Roman"/>
          <w:color w:val="000000"/>
        </w:rPr>
        <w:t>(</w:t>
      </w:r>
      <w:r w:rsidR="00701F42" w:rsidRPr="003F6374">
        <w:rPr>
          <w:rFonts w:ascii="Times New Roman" w:eastAsia="Times New Roman" w:hAnsi="Times New Roman" w:cs="Times New Roman"/>
          <w:color w:val="000000"/>
        </w:rPr>
        <w:t>Appendix</w:t>
      </w:r>
      <w:r w:rsidR="00701F42">
        <w:rPr>
          <w:rFonts w:ascii="Times New Roman" w:eastAsia="Times New Roman" w:hAnsi="Times New Roman" w:cs="Times New Roman"/>
          <w:color w:val="000000"/>
        </w:rPr>
        <w:t xml:space="preserve"> A,</w:t>
      </w:r>
      <w:r w:rsidR="00701F42" w:rsidRPr="00607F80">
        <w:rPr>
          <w:rFonts w:ascii="Times New Roman" w:eastAsia="Times New Roman" w:hAnsi="Times New Roman" w:cs="Times New Roman"/>
          <w:color w:val="000000"/>
        </w:rPr>
        <w:t xml:space="preserve"> Figure</w:t>
      </w:r>
      <w:r w:rsidR="00701F42">
        <w:rPr>
          <w:rFonts w:ascii="Times New Roman" w:eastAsia="Times New Roman" w:hAnsi="Times New Roman" w:cs="Times New Roman"/>
          <w:color w:val="000000"/>
        </w:rPr>
        <w:t>s</w:t>
      </w:r>
      <w:r w:rsidR="00701F42" w:rsidRPr="00607F80">
        <w:rPr>
          <w:rFonts w:ascii="Times New Roman" w:eastAsia="Times New Roman" w:hAnsi="Times New Roman" w:cs="Times New Roman"/>
          <w:color w:val="000000"/>
        </w:rPr>
        <w:t xml:space="preserve"> A.5 and A.6</w:t>
      </w:r>
      <w:r w:rsidR="00701F42" w:rsidRPr="003F6374">
        <w:rPr>
          <w:rFonts w:ascii="Times New Roman" w:eastAsia="Times New Roman" w:hAnsi="Times New Roman" w:cs="Times New Roman"/>
          <w:color w:val="000000"/>
        </w:rPr>
        <w:t>)</w:t>
      </w:r>
      <w:r w:rsidR="0054747A">
        <w:rPr>
          <w:rFonts w:ascii="Times New Roman" w:eastAsia="Times New Roman" w:hAnsi="Times New Roman" w:cs="Times New Roman"/>
          <w:color w:val="000000"/>
        </w:rPr>
        <w:t xml:space="preserve"> </w:t>
      </w:r>
      <w:r w:rsidR="00823846">
        <w:rPr>
          <w:rFonts w:ascii="Times New Roman" w:eastAsia="Times New Roman" w:hAnsi="Times New Roman" w:cs="Times New Roman"/>
          <w:color w:val="000000"/>
        </w:rPr>
        <w:t>show similar results and also highlight the value of water conservation</w:t>
      </w:r>
      <w:r w:rsidR="00701F42" w:rsidRPr="003F6374">
        <w:rPr>
          <w:rFonts w:ascii="Times New Roman" w:eastAsia="Times New Roman" w:hAnsi="Times New Roman" w:cs="Times New Roman"/>
          <w:color w:val="000000"/>
        </w:rPr>
        <w:t>.</w:t>
      </w:r>
    </w:p>
    <w:p w14:paraId="6E42C103" w14:textId="02A3C28D" w:rsidR="005734E9" w:rsidRDefault="005734E9" w:rsidP="003F6374">
      <w:pPr>
        <w:spacing w:before="240" w:after="0" w:line="240" w:lineRule="auto"/>
        <w:rPr>
          <w:noProof/>
        </w:rPr>
      </w:pPr>
      <w:r w:rsidRPr="005734E9">
        <w:rPr>
          <w:noProof/>
        </w:rPr>
        <w:lastRenderedPageBreak/>
        <w:drawing>
          <wp:inline distT="0" distB="0" distL="0" distR="0" wp14:anchorId="70FEE2F3" wp14:editId="1723B7AD">
            <wp:extent cx="2926080" cy="175564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3B7E9B29" wp14:editId="33978CAF">
            <wp:extent cx="2926080" cy="175564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2919C18A" wp14:editId="1F050343">
            <wp:extent cx="2926080" cy="175564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5F6B488D" wp14:editId="2A56F7B8">
            <wp:extent cx="2926080" cy="1755648"/>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6080" cy="1755648"/>
                    </a:xfrm>
                    <a:prstGeom prst="rect">
                      <a:avLst/>
                    </a:prstGeom>
                  </pic:spPr>
                </pic:pic>
              </a:graphicData>
            </a:graphic>
          </wp:inline>
        </w:drawing>
      </w:r>
    </w:p>
    <w:p w14:paraId="3225E6E5" w14:textId="12B6C281" w:rsidR="00685605" w:rsidRDefault="003F6374" w:rsidP="003F6374">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4.5. Lake Powell and Lake Mead elevation and total system shortages under </w:t>
      </w:r>
      <w:r w:rsidR="00025355">
        <w:rPr>
          <w:rFonts w:ascii="Times New Roman" w:eastAsia="Times New Roman" w:hAnsi="Times New Roman" w:cs="Times New Roman"/>
          <w:b/>
          <w:bCs/>
          <w:color w:val="000000"/>
        </w:rPr>
        <w:t>M</w:t>
      </w:r>
      <w:r w:rsidRPr="003F6374">
        <w:rPr>
          <w:rFonts w:ascii="Times New Roman" w:eastAsia="Times New Roman" w:hAnsi="Times New Roman" w:cs="Times New Roman"/>
          <w:b/>
          <w:bCs/>
          <w:color w:val="000000"/>
        </w:rPr>
        <w:t xml:space="preserve">illennium </w:t>
      </w:r>
      <w:r w:rsidR="00025355">
        <w:rPr>
          <w:rFonts w:ascii="Times New Roman" w:eastAsia="Times New Roman" w:hAnsi="Times New Roman" w:cs="Times New Roman"/>
          <w:b/>
          <w:bCs/>
          <w:color w:val="000000"/>
        </w:rPr>
        <w:t>D</w:t>
      </w:r>
      <w:r w:rsidRPr="003F6374">
        <w:rPr>
          <w:rFonts w:ascii="Times New Roman" w:eastAsia="Times New Roman" w:hAnsi="Times New Roman" w:cs="Times New Roman"/>
          <w:b/>
          <w:bCs/>
          <w:color w:val="000000"/>
        </w:rPr>
        <w:t>rought (2000</w:t>
      </w:r>
      <w:r w:rsidR="003778B2">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2018)</w:t>
      </w:r>
    </w:p>
    <w:p w14:paraId="126B814C" w14:textId="77777777" w:rsidR="0049049A" w:rsidRPr="003F6374" w:rsidRDefault="0049049A" w:rsidP="003F6374">
      <w:pPr>
        <w:spacing w:after="0" w:line="240" w:lineRule="auto"/>
        <w:rPr>
          <w:rFonts w:ascii="Times New Roman" w:eastAsia="Times New Roman" w:hAnsi="Times New Roman" w:cs="Times New Roman"/>
          <w:sz w:val="24"/>
          <w:szCs w:val="24"/>
        </w:rPr>
      </w:pPr>
    </w:p>
    <w:p w14:paraId="5C8854A6" w14:textId="2404FD9C" w:rsidR="00325768" w:rsidRPr="000C23A1" w:rsidRDefault="003F6374" w:rsidP="000C23A1">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Besides distributing </w:t>
      </w:r>
      <w:r w:rsidR="00701F42">
        <w:rPr>
          <w:rFonts w:ascii="Times New Roman" w:eastAsia="Times New Roman" w:hAnsi="Times New Roman" w:cs="Times New Roman"/>
          <w:color w:val="000000"/>
        </w:rPr>
        <w:t>shortages</w:t>
      </w:r>
      <w:r w:rsidR="00701F4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proportionally </w:t>
      </w:r>
      <w:r w:rsidR="003778B2">
        <w:rPr>
          <w:rFonts w:ascii="Times New Roman" w:eastAsia="Times New Roman" w:hAnsi="Times New Roman" w:cs="Times New Roman"/>
          <w:color w:val="000000"/>
        </w:rPr>
        <w:t xml:space="preserve">to </w:t>
      </w:r>
      <w:r w:rsidRPr="003F6374">
        <w:rPr>
          <w:rFonts w:ascii="Times New Roman" w:eastAsia="Times New Roman" w:hAnsi="Times New Roman" w:cs="Times New Roman"/>
          <w:color w:val="000000"/>
        </w:rPr>
        <w:t>UB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we also simulate</w:t>
      </w:r>
      <w:r w:rsidR="003778B2">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different </w:t>
      </w:r>
      <w:r w:rsidR="00191438">
        <w:rPr>
          <w:rFonts w:ascii="Times New Roman" w:eastAsia="Times New Roman" w:hAnsi="Times New Roman" w:cs="Times New Roman"/>
          <w:color w:val="000000"/>
        </w:rPr>
        <w:t>allocations of new shortages by the</w:t>
      </w:r>
      <w:r w:rsidRPr="003F6374">
        <w:rPr>
          <w:rFonts w:ascii="Times New Roman" w:eastAsia="Times New Roman" w:hAnsi="Times New Roman" w:cs="Times New Roman"/>
          <w:color w:val="000000"/>
        </w:rPr>
        <w:t xml:space="preserve"> UB</w:t>
      </w:r>
      <w:r w:rsidR="001D3188">
        <w:rPr>
          <w:rFonts w:ascii="Times New Roman" w:eastAsia="Times New Roman" w:hAnsi="Times New Roman" w:cs="Times New Roman"/>
          <w:color w:val="000000"/>
        </w:rPr>
        <w:t>,</w:t>
      </w:r>
      <w:r w:rsidR="003778B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t>
      </w:r>
      <w:r w:rsidR="001D3188">
        <w:rPr>
          <w:rFonts w:ascii="Times New Roman" w:eastAsia="Times New Roman" w:hAnsi="Times New Roman" w:cs="Times New Roman"/>
          <w:color w:val="000000"/>
        </w:rPr>
        <w:t>and found a quasi-linear</w:t>
      </w:r>
      <w:r w:rsidR="00191438">
        <w:rPr>
          <w:rFonts w:ascii="Times New Roman" w:eastAsia="Times New Roman" w:hAnsi="Times New Roman" w:cs="Times New Roman"/>
          <w:color w:val="000000"/>
        </w:rPr>
        <w:t xml:space="preserve"> and win-lose</w:t>
      </w:r>
      <w:r w:rsidR="001D3188">
        <w:rPr>
          <w:rFonts w:ascii="Times New Roman" w:eastAsia="Times New Roman" w:hAnsi="Times New Roman" w:cs="Times New Roman"/>
          <w:color w:val="000000"/>
        </w:rPr>
        <w:t xml:space="preserve"> tradeoff</w:t>
      </w:r>
      <w:r w:rsidRPr="003F6374">
        <w:rPr>
          <w:rFonts w:ascii="Times New Roman" w:eastAsia="Times New Roman" w:hAnsi="Times New Roman" w:cs="Times New Roman"/>
          <w:color w:val="000000"/>
        </w:rPr>
        <w:t xml:space="preserve"> (</w:t>
      </w:r>
      <w:r w:rsidR="001D3188">
        <w:rPr>
          <w:rFonts w:ascii="Times New Roman" w:eastAsia="Times New Roman" w:hAnsi="Times New Roman" w:cs="Times New Roman"/>
          <w:color w:val="000000"/>
        </w:rPr>
        <w:t>Figure 6</w:t>
      </w:r>
      <w:r w:rsidRPr="003F6374">
        <w:rPr>
          <w:rFonts w:ascii="Times New Roman" w:eastAsia="Times New Roman" w:hAnsi="Times New Roman" w:cs="Times New Roman"/>
          <w:color w:val="000000"/>
        </w:rPr>
        <w:t>).</w:t>
      </w:r>
      <w:r w:rsidR="00701F42">
        <w:rPr>
          <w:rFonts w:ascii="Times New Roman" w:eastAsia="Times New Roman" w:hAnsi="Times New Roman" w:cs="Times New Roman"/>
          <w:color w:val="000000"/>
        </w:rPr>
        <w:t xml:space="preserve"> </w:t>
      </w:r>
      <w:r w:rsidR="00A01513" w:rsidRPr="00816875">
        <w:rPr>
          <w:rFonts w:ascii="Times New Roman" w:eastAsia="Times New Roman" w:hAnsi="Times New Roman" w:cs="Times New Roman"/>
          <w:color w:val="000000"/>
        </w:rPr>
        <w:t>In</w:t>
      </w:r>
      <w:r w:rsidR="00A01513">
        <w:rPr>
          <w:rFonts w:ascii="Times New Roman" w:eastAsia="Times New Roman" w:hAnsi="Times New Roman" w:cs="Times New Roman"/>
          <w:color w:val="000000"/>
        </w:rPr>
        <w:t xml:space="preserve"> Figure 4.6, </w:t>
      </w:r>
      <w:del w:id="5" w:author="david" w:date="2021-09-11T09:55:00Z">
        <w:r w:rsidR="00A01513" w:rsidDel="00CC106D">
          <w:rPr>
            <w:rFonts w:ascii="Times New Roman" w:eastAsia="Times New Roman" w:hAnsi="Times New Roman" w:cs="Times New Roman"/>
            <w:color w:val="000000"/>
          </w:rPr>
          <w:delText>y</w:delText>
        </w:r>
        <w:r w:rsidRPr="003F6374" w:rsidDel="00CC106D">
          <w:rPr>
            <w:rFonts w:ascii="Times New Roman" w:eastAsia="Times New Roman" w:hAnsi="Times New Roman" w:cs="Times New Roman"/>
            <w:color w:val="000000"/>
          </w:rPr>
          <w:delText xml:space="preserve">ellow </w:delText>
        </w:r>
      </w:del>
      <w:ins w:id="6" w:author="david" w:date="2021-09-11T09:55:00Z">
        <w:r w:rsidR="00CC106D">
          <w:rPr>
            <w:rFonts w:ascii="Times New Roman" w:eastAsia="Times New Roman" w:hAnsi="Times New Roman" w:cs="Times New Roman"/>
            <w:color w:val="000000"/>
          </w:rPr>
          <w:t>the</w:t>
        </w:r>
        <w:r w:rsidR="00CC106D" w:rsidRPr="003F6374">
          <w:rPr>
            <w:rFonts w:ascii="Times New Roman" w:eastAsia="Times New Roman" w:hAnsi="Times New Roman" w:cs="Times New Roman"/>
            <w:color w:val="000000"/>
          </w:rPr>
          <w:t xml:space="preserve"> </w:t>
        </w:r>
        <w:r w:rsidR="00CC106D">
          <w:rPr>
            <w:rFonts w:ascii="Times New Roman" w:eastAsia="Times New Roman" w:hAnsi="Times New Roman" w:cs="Times New Roman"/>
            <w:color w:val="000000"/>
          </w:rPr>
          <w:t xml:space="preserve">filled </w:t>
        </w:r>
      </w:ins>
      <w:r w:rsidRPr="003F6374">
        <w:rPr>
          <w:rFonts w:ascii="Times New Roman" w:eastAsia="Times New Roman" w:hAnsi="Times New Roman" w:cs="Times New Roman"/>
          <w:color w:val="000000"/>
        </w:rPr>
        <w:t xml:space="preserve">circle represents the complete fulfillment of </w:t>
      </w:r>
      <w:r w:rsidR="00701F42">
        <w:rPr>
          <w:rFonts w:ascii="Times New Roman" w:eastAsia="Times New Roman" w:hAnsi="Times New Roman" w:cs="Times New Roman"/>
          <w:color w:val="000000"/>
        </w:rPr>
        <w:t>all</w:t>
      </w:r>
      <w:r w:rsidRPr="003F6374">
        <w:rPr>
          <w:rFonts w:ascii="Times New Roman" w:eastAsia="Times New Roman" w:hAnsi="Times New Roman" w:cs="Times New Roman"/>
          <w:color w:val="000000"/>
        </w:rPr>
        <w:t xml:space="preserve"> demand</w:t>
      </w:r>
      <w:r w:rsidR="00701F42">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over the next 19 years.</w:t>
      </w:r>
      <w:r w:rsidR="003778B2">
        <w:rPr>
          <w:rFonts w:ascii="Times New Roman" w:eastAsia="Times New Roman" w:hAnsi="Times New Roman" w:cs="Times New Roman"/>
          <w:color w:val="000000"/>
        </w:rPr>
        <w:t xml:space="preserve"> Clearly,</w:t>
      </w:r>
      <w:r w:rsidRPr="003F6374">
        <w:rPr>
          <w:rFonts w:ascii="Times New Roman" w:eastAsia="Times New Roman" w:hAnsi="Times New Roman" w:cs="Times New Roman"/>
          <w:color w:val="000000"/>
        </w:rPr>
        <w:t xml:space="preserve"> the entire basin </w:t>
      </w:r>
      <w:r w:rsidR="003778B2">
        <w:rPr>
          <w:rFonts w:ascii="Times New Roman" w:eastAsia="Times New Roman" w:hAnsi="Times New Roman" w:cs="Times New Roman"/>
          <w:color w:val="000000"/>
        </w:rPr>
        <w:t>will not</w:t>
      </w:r>
      <w:r w:rsidR="003778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have enough water to satisfy all UB</w:t>
      </w:r>
      <w:r w:rsidR="003778B2">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LB and Mexico demand</w:t>
      </w:r>
      <w:r w:rsidR="004F275E">
        <w:rPr>
          <w:rFonts w:ascii="Times New Roman" w:eastAsia="Times New Roman" w:hAnsi="Times New Roman" w:cs="Times New Roman"/>
          <w:color w:val="000000"/>
        </w:rPr>
        <w:t xml:space="preserve"> </w:t>
      </w:r>
      <w:r w:rsidR="004F275E" w:rsidRPr="003F6374">
        <w:rPr>
          <w:rFonts w:ascii="Times New Roman" w:eastAsia="Times New Roman" w:hAnsi="Times New Roman" w:cs="Times New Roman"/>
          <w:color w:val="000000"/>
        </w:rPr>
        <w:t>if the millennium drought continues</w:t>
      </w:r>
      <w:r w:rsidR="004F275E">
        <w:rPr>
          <w:rFonts w:ascii="Times New Roman" w:eastAsia="Times New Roman" w:hAnsi="Times New Roman" w:cs="Times New Roman"/>
          <w:color w:val="000000"/>
        </w:rPr>
        <w:t>.</w:t>
      </w:r>
      <w:r w:rsidR="00191438">
        <w:rPr>
          <w:rFonts w:ascii="Times New Roman" w:eastAsia="Times New Roman" w:hAnsi="Times New Roman" w:cs="Times New Roman"/>
          <w:color w:val="000000"/>
        </w:rPr>
        <w:t xml:space="preserve"> The win-lose tradeoff also suggests that Mexico and the Upper and Lower Basins will have difficulty to negotiate</w:t>
      </w:r>
      <w:r w:rsidR="007D5E12">
        <w:rPr>
          <w:rFonts w:ascii="Times New Roman" w:eastAsia="Times New Roman" w:hAnsi="Times New Roman" w:cs="Times New Roman"/>
          <w:color w:val="000000"/>
        </w:rPr>
        <w:t xml:space="preserve"> </w:t>
      </w:r>
      <w:r w:rsidR="00E35E4D">
        <w:rPr>
          <w:rFonts w:ascii="Times New Roman" w:eastAsia="Times New Roman" w:hAnsi="Times New Roman" w:cs="Times New Roman"/>
          <w:color w:val="000000"/>
        </w:rPr>
        <w:t>a split of the new shortages. This is the same difficulty that the Lower Basin states have to negotiate increased cutbacks above the current mandatory cutbacks. The parties will have difficulty</w:t>
      </w:r>
      <w:r w:rsidR="00191438">
        <w:rPr>
          <w:rFonts w:ascii="Times New Roman" w:eastAsia="Times New Roman" w:hAnsi="Times New Roman" w:cs="Times New Roman"/>
          <w:color w:val="000000"/>
        </w:rPr>
        <w:t xml:space="preserve"> to transition to an ADP policy. There will need to be some other (unmodeled) benefits to motivate adoption of the ADP policy.  </w:t>
      </w:r>
    </w:p>
    <w:p w14:paraId="4B4B6A01" w14:textId="0F6C684B" w:rsidR="005734E9" w:rsidRDefault="005734E9" w:rsidP="00685605">
      <w:pPr>
        <w:spacing w:before="240" w:after="0" w:line="240" w:lineRule="auto"/>
        <w:jc w:val="center"/>
        <w:rPr>
          <w:rFonts w:ascii="Times New Roman" w:eastAsia="Times New Roman" w:hAnsi="Times New Roman" w:cs="Times New Roman"/>
          <w:b/>
          <w:bCs/>
          <w:color w:val="000000"/>
        </w:rPr>
      </w:pPr>
      <w:r w:rsidRPr="005734E9">
        <w:rPr>
          <w:rFonts w:ascii="Times New Roman" w:eastAsia="Times New Roman" w:hAnsi="Times New Roman" w:cs="Times New Roman"/>
          <w:b/>
          <w:bCs/>
          <w:noProof/>
          <w:color w:val="000000"/>
        </w:rPr>
        <w:lastRenderedPageBreak/>
        <w:drawing>
          <wp:inline distT="0" distB="0" distL="0" distR="0" wp14:anchorId="4CE9B19A" wp14:editId="4C2613A3">
            <wp:extent cx="4572000" cy="3429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429000"/>
                    </a:xfrm>
                    <a:prstGeom prst="rect">
                      <a:avLst/>
                    </a:prstGeom>
                  </pic:spPr>
                </pic:pic>
              </a:graphicData>
            </a:graphic>
          </wp:inline>
        </w:drawing>
      </w:r>
    </w:p>
    <w:p w14:paraId="6CC671D3" w14:textId="02696B2B" w:rsidR="003F6374" w:rsidRDefault="003F6374" w:rsidP="003F6374">
      <w:pPr>
        <w:spacing w:before="240"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Figure 4.6. Depletion trade-offs between UB and LB and Mexico under the Millennium drought</w:t>
      </w:r>
      <w:r w:rsidR="00391A51">
        <w:rPr>
          <w:rFonts w:ascii="Times New Roman" w:eastAsia="Times New Roman" w:hAnsi="Times New Roman" w:cs="Times New Roman"/>
          <w:b/>
          <w:bCs/>
          <w:color w:val="000000"/>
        </w:rPr>
        <w:t xml:space="preserve"> </w:t>
      </w:r>
      <w:r w:rsidR="00391A51" w:rsidRPr="003F6374">
        <w:rPr>
          <w:rFonts w:ascii="Times New Roman" w:eastAsia="Times New Roman" w:hAnsi="Times New Roman" w:cs="Times New Roman"/>
          <w:b/>
          <w:bCs/>
          <w:color w:val="000000"/>
        </w:rPr>
        <w:t>(2000</w:t>
      </w:r>
      <w:r w:rsidR="00391A51">
        <w:rPr>
          <w:rFonts w:ascii="Times New Roman" w:eastAsia="Times New Roman" w:hAnsi="Times New Roman" w:cs="Times New Roman"/>
          <w:b/>
          <w:bCs/>
          <w:color w:val="000000"/>
        </w:rPr>
        <w:t>–</w:t>
      </w:r>
      <w:r w:rsidR="00391A51" w:rsidRPr="003F6374">
        <w:rPr>
          <w:rFonts w:ascii="Times New Roman" w:eastAsia="Times New Roman" w:hAnsi="Times New Roman" w:cs="Times New Roman"/>
          <w:b/>
          <w:bCs/>
          <w:color w:val="000000"/>
        </w:rPr>
        <w:t>2018)</w:t>
      </w:r>
    </w:p>
    <w:p w14:paraId="4EBA28D8" w14:textId="4609D342" w:rsid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Creative Conservation</w:t>
      </w:r>
    </w:p>
    <w:p w14:paraId="4E52C125" w14:textId="067ACDCC"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Under continued </w:t>
      </w:r>
      <w:r w:rsidR="00756026" w:rsidRPr="00104F20">
        <w:rPr>
          <w:rFonts w:ascii="Times New Roman" w:eastAsia="Times New Roman" w:hAnsi="Times New Roman" w:cs="Times New Roman"/>
          <w:color w:val="000000"/>
        </w:rPr>
        <w:t>Millennium</w:t>
      </w:r>
      <w:r w:rsidRPr="00104F20">
        <w:rPr>
          <w:rFonts w:ascii="Times New Roman" w:eastAsia="Times New Roman" w:hAnsi="Times New Roman" w:cs="Times New Roman"/>
          <w:color w:val="000000"/>
        </w:rPr>
        <w:t xml:space="preserve"> drought hydrology of 12.4 million acre-feet per year average natural flow to Lee Ferry, the adapting depletion to inflow policy keeps Lake Powell level above 3,495 feet and Lake Mead above 1,025 feet (6 million acre-feet). The ADP maintains these levels by requiring basin water users to conserve up to 1 million acre-feet per year more than currently mandated by the Lower Basin drought contingency plan (Figure 4.5).</w:t>
      </w:r>
      <w:r w:rsidR="00D356B9">
        <w:rPr>
          <w:rFonts w:ascii="Times New Roman" w:eastAsia="Times New Roman" w:hAnsi="Times New Roman" w:cs="Times New Roman"/>
          <w:color w:val="000000"/>
        </w:rPr>
        <w:t xml:space="preserve"> The Upper and Lower Basins and Mexico will </w:t>
      </w:r>
      <w:r w:rsidR="00B53F0B">
        <w:rPr>
          <w:rFonts w:ascii="Times New Roman" w:eastAsia="Times New Roman" w:hAnsi="Times New Roman" w:cs="Times New Roman"/>
          <w:color w:val="000000"/>
        </w:rPr>
        <w:t>f</w:t>
      </w:r>
      <w:r w:rsidR="00D356B9">
        <w:rPr>
          <w:rFonts w:ascii="Times New Roman" w:eastAsia="Times New Roman" w:hAnsi="Times New Roman" w:cs="Times New Roman"/>
          <w:color w:val="000000"/>
        </w:rPr>
        <w:t>ind it difficult to split the</w:t>
      </w:r>
      <w:r w:rsidR="00B53F0B">
        <w:rPr>
          <w:rFonts w:ascii="Times New Roman" w:eastAsia="Times New Roman" w:hAnsi="Times New Roman" w:cs="Times New Roman"/>
          <w:color w:val="000000"/>
        </w:rPr>
        <w:t>se</w:t>
      </w:r>
      <w:r w:rsidR="00D356B9">
        <w:rPr>
          <w:rFonts w:ascii="Times New Roman" w:eastAsia="Times New Roman" w:hAnsi="Times New Roman" w:cs="Times New Roman"/>
          <w:color w:val="000000"/>
        </w:rPr>
        <w:t xml:space="preserve"> additional cutbacks among themselves</w:t>
      </w:r>
      <w:r w:rsidR="002F0329">
        <w:rPr>
          <w:rFonts w:ascii="Times New Roman" w:eastAsia="Times New Roman" w:hAnsi="Times New Roman" w:cs="Times New Roman"/>
          <w:color w:val="000000"/>
        </w:rPr>
        <w:t xml:space="preserve"> (</w:t>
      </w:r>
      <w:r w:rsidR="00E5123E">
        <w:rPr>
          <w:rFonts w:ascii="Times New Roman" w:eastAsia="Times New Roman" w:hAnsi="Times New Roman" w:cs="Times New Roman"/>
          <w:color w:val="000000"/>
        </w:rPr>
        <w:t xml:space="preserve">shrinking pie or </w:t>
      </w:r>
      <w:r w:rsidR="000F16FF">
        <w:rPr>
          <w:rFonts w:ascii="Times New Roman" w:eastAsia="Times New Roman" w:hAnsi="Times New Roman" w:cs="Times New Roman"/>
          <w:color w:val="000000"/>
        </w:rPr>
        <w:t>lose</w:t>
      </w:r>
      <w:r w:rsidR="002F0329">
        <w:rPr>
          <w:rFonts w:ascii="Times New Roman" w:eastAsia="Times New Roman" w:hAnsi="Times New Roman" w:cs="Times New Roman"/>
          <w:color w:val="000000"/>
        </w:rPr>
        <w:t>-lose</w:t>
      </w:r>
      <w:r w:rsidR="00123063">
        <w:rPr>
          <w:rFonts w:ascii="Times New Roman" w:eastAsia="Times New Roman" w:hAnsi="Times New Roman" w:cs="Times New Roman"/>
          <w:color w:val="000000"/>
        </w:rPr>
        <w:t xml:space="preserve"> </w:t>
      </w:r>
      <w:r w:rsidR="00E5123E">
        <w:rPr>
          <w:rFonts w:ascii="Times New Roman" w:eastAsia="Times New Roman" w:hAnsi="Times New Roman" w:cs="Times New Roman"/>
          <w:color w:val="000000"/>
        </w:rPr>
        <w:t>conflict</w:t>
      </w:r>
      <w:r w:rsidR="002F0329">
        <w:rPr>
          <w:rFonts w:ascii="Times New Roman" w:eastAsia="Times New Roman" w:hAnsi="Times New Roman" w:cs="Times New Roman"/>
          <w:color w:val="000000"/>
        </w:rPr>
        <w:t>)</w:t>
      </w:r>
      <w:r w:rsidR="00D356B9">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 </w:t>
      </w:r>
    </w:p>
    <w:p w14:paraId="57C8808E" w14:textId="13BC8914"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Implementing an adaptive depletion or similar policy </w:t>
      </w:r>
      <w:r w:rsidR="00123063">
        <w:rPr>
          <w:rFonts w:ascii="Times New Roman" w:eastAsia="Times New Roman" w:hAnsi="Times New Roman" w:cs="Times New Roman"/>
          <w:color w:val="000000"/>
        </w:rPr>
        <w:t>will need</w:t>
      </w:r>
      <w:r w:rsidRPr="00104F20">
        <w:rPr>
          <w:rFonts w:ascii="Times New Roman" w:eastAsia="Times New Roman" w:hAnsi="Times New Roman" w:cs="Times New Roman"/>
          <w:color w:val="000000"/>
        </w:rPr>
        <w:t xml:space="preserve"> creative efforts to </w:t>
      </w:r>
      <w:r w:rsidR="000F16FF">
        <w:rPr>
          <w:rFonts w:ascii="Times New Roman" w:eastAsia="Times New Roman" w:hAnsi="Times New Roman" w:cs="Times New Roman"/>
          <w:color w:val="000000"/>
        </w:rPr>
        <w:t xml:space="preserve">turn a lose-lose </w:t>
      </w:r>
      <w:r w:rsidR="00E5123E">
        <w:rPr>
          <w:rFonts w:ascii="Times New Roman" w:eastAsia="Times New Roman" w:hAnsi="Times New Roman" w:cs="Times New Roman"/>
          <w:color w:val="000000"/>
        </w:rPr>
        <w:t>conflict</w:t>
      </w:r>
      <w:r w:rsidR="00123063">
        <w:rPr>
          <w:rFonts w:ascii="Times New Roman" w:eastAsia="Times New Roman" w:hAnsi="Times New Roman" w:cs="Times New Roman"/>
          <w:color w:val="000000"/>
        </w:rPr>
        <w:t xml:space="preserve"> </w:t>
      </w:r>
      <w:r w:rsidR="000F16FF">
        <w:rPr>
          <w:rFonts w:ascii="Times New Roman" w:eastAsia="Times New Roman" w:hAnsi="Times New Roman" w:cs="Times New Roman"/>
          <w:color w:val="000000"/>
        </w:rPr>
        <w:t>into</w:t>
      </w:r>
      <w:r w:rsidR="00694DB2">
        <w:rPr>
          <w:rFonts w:ascii="Times New Roman" w:eastAsia="Times New Roman" w:hAnsi="Times New Roman" w:cs="Times New Roman"/>
          <w:color w:val="000000"/>
        </w:rPr>
        <w:t xml:space="preserve"> </w:t>
      </w:r>
      <w:del w:id="7" w:author="david" w:date="2021-09-11T10:06:00Z">
        <w:r w:rsidR="00694DB2" w:rsidDel="00A32448">
          <w:rPr>
            <w:rFonts w:ascii="Times New Roman" w:eastAsia="Times New Roman" w:hAnsi="Times New Roman" w:cs="Times New Roman"/>
            <w:color w:val="000000"/>
          </w:rPr>
          <w:delText xml:space="preserve">a </w:delText>
        </w:r>
      </w:del>
      <w:r w:rsidR="00694DB2">
        <w:rPr>
          <w:rFonts w:ascii="Times New Roman" w:eastAsia="Times New Roman" w:hAnsi="Times New Roman" w:cs="Times New Roman"/>
          <w:color w:val="000000"/>
        </w:rPr>
        <w:t>more positive process</w:t>
      </w:r>
      <w:r w:rsidR="00E5123E">
        <w:rPr>
          <w:rFonts w:ascii="Times New Roman" w:eastAsia="Times New Roman" w:hAnsi="Times New Roman" w:cs="Times New Roman"/>
          <w:color w:val="000000"/>
        </w:rPr>
        <w:t>es</w:t>
      </w:r>
      <w:r w:rsidR="000F16FF">
        <w:rPr>
          <w:rFonts w:ascii="Times New Roman" w:eastAsia="Times New Roman" w:hAnsi="Times New Roman" w:cs="Times New Roman"/>
          <w:color w:val="000000"/>
        </w:rPr>
        <w:t xml:space="preserve">. We believe the parties can find </w:t>
      </w:r>
      <w:del w:id="8" w:author="david" w:date="2021-09-11T10:06:00Z">
        <w:r w:rsidR="00694DB2" w:rsidDel="00A32448">
          <w:rPr>
            <w:rFonts w:ascii="Times New Roman" w:eastAsia="Times New Roman" w:hAnsi="Times New Roman" w:cs="Times New Roman"/>
            <w:color w:val="000000"/>
          </w:rPr>
          <w:delText xml:space="preserve">a </w:delText>
        </w:r>
      </w:del>
      <w:r w:rsidR="00694DB2">
        <w:rPr>
          <w:rFonts w:ascii="Times New Roman" w:eastAsia="Times New Roman" w:hAnsi="Times New Roman" w:cs="Times New Roman"/>
          <w:color w:val="000000"/>
        </w:rPr>
        <w:t>more positive process</w:t>
      </w:r>
      <w:ins w:id="9" w:author="david" w:date="2021-09-11T10:06:00Z">
        <w:r w:rsidR="00A32448">
          <w:rPr>
            <w:rFonts w:ascii="Times New Roman" w:eastAsia="Times New Roman" w:hAnsi="Times New Roman" w:cs="Times New Roman"/>
            <w:color w:val="000000"/>
          </w:rPr>
          <w:t>es</w:t>
        </w:r>
      </w:ins>
      <w:r w:rsidR="000F16FF">
        <w:rPr>
          <w:rFonts w:ascii="Times New Roman" w:eastAsia="Times New Roman" w:hAnsi="Times New Roman" w:cs="Times New Roman"/>
          <w:color w:val="000000"/>
        </w:rPr>
        <w:t xml:space="preserve"> by creatively combining </w:t>
      </w:r>
      <w:r w:rsidR="00A56E11">
        <w:rPr>
          <w:rFonts w:ascii="Times New Roman" w:eastAsia="Times New Roman" w:hAnsi="Times New Roman" w:cs="Times New Roman"/>
          <w:color w:val="000000"/>
        </w:rPr>
        <w:t>five</w:t>
      </w:r>
      <w:r w:rsidRPr="00104F20">
        <w:rPr>
          <w:rFonts w:ascii="Times New Roman" w:eastAsia="Times New Roman" w:hAnsi="Times New Roman" w:cs="Times New Roman"/>
          <w:color w:val="000000"/>
        </w:rPr>
        <w:t xml:space="preserve"> principles to help </w:t>
      </w:r>
      <w:r w:rsidR="00A56E11">
        <w:rPr>
          <w:rFonts w:ascii="Times New Roman" w:eastAsia="Times New Roman" w:hAnsi="Times New Roman" w:cs="Times New Roman"/>
          <w:color w:val="000000"/>
        </w:rPr>
        <w:t>parties</w:t>
      </w:r>
      <w:r w:rsidR="00A56E11" w:rsidRPr="00104F20">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collaboratively conserve </w:t>
      </w:r>
      <w:r w:rsidR="00191438">
        <w:rPr>
          <w:rFonts w:ascii="Times New Roman" w:eastAsia="Times New Roman" w:hAnsi="Times New Roman" w:cs="Times New Roman"/>
          <w:color w:val="000000"/>
        </w:rPr>
        <w:t xml:space="preserve">more </w:t>
      </w:r>
      <w:r w:rsidRPr="00104F20">
        <w:rPr>
          <w:rFonts w:ascii="Times New Roman" w:eastAsia="Times New Roman" w:hAnsi="Times New Roman" w:cs="Times New Roman"/>
          <w:color w:val="000000"/>
        </w:rPr>
        <w:t>water, money, and time.</w:t>
      </w:r>
    </w:p>
    <w:p w14:paraId="41F8B8CE" w14:textId="51E29EDE" w:rsidR="00104F20" w:rsidRPr="00104F20" w:rsidRDefault="00104F20" w:rsidP="00EE4877">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Pr</w:t>
      </w:r>
      <w:r w:rsidR="00FC3538">
        <w:rPr>
          <w:rFonts w:ascii="Times New Roman" w:eastAsia="Times New Roman" w:hAnsi="Times New Roman" w:cs="Times New Roman"/>
          <w:b/>
          <w:bCs/>
          <w:color w:val="000000"/>
        </w:rPr>
        <w:t>omote</w:t>
      </w:r>
      <w:r w:rsidRPr="00104F20">
        <w:rPr>
          <w:rFonts w:ascii="Times New Roman" w:eastAsia="Times New Roman" w:hAnsi="Times New Roman" w:cs="Times New Roman"/>
          <w:b/>
          <w:bCs/>
          <w:color w:val="000000"/>
        </w:rPr>
        <w:t xml:space="preserve"> voluntary conservation with compensation</w:t>
      </w:r>
      <w:r w:rsidRPr="00104F20">
        <w:rPr>
          <w:rFonts w:ascii="Times New Roman" w:eastAsia="Times New Roman" w:hAnsi="Times New Roman" w:cs="Times New Roman"/>
          <w:color w:val="000000"/>
        </w:rPr>
        <w:t>. Voluntary</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compensated</w:t>
      </w:r>
      <w:r w:rsidR="00B53F0B">
        <w:rPr>
          <w:rFonts w:ascii="Times New Roman" w:eastAsia="Times New Roman" w:hAnsi="Times New Roman" w:cs="Times New Roman"/>
          <w:color w:val="000000"/>
        </w:rPr>
        <w:t>, and temporary</w:t>
      </w:r>
      <w:r w:rsidRPr="00104F20">
        <w:rPr>
          <w:rFonts w:ascii="Times New Roman" w:eastAsia="Times New Roman" w:hAnsi="Times New Roman" w:cs="Times New Roman"/>
          <w:color w:val="000000"/>
        </w:rPr>
        <w:t xml:space="preserve"> conservation is now the motto for the Upper Basin </w:t>
      </w:r>
      <w:r w:rsidR="00D356B9">
        <w:rPr>
          <w:rFonts w:ascii="Times New Roman" w:eastAsia="Times New Roman" w:hAnsi="Times New Roman" w:cs="Times New Roman"/>
          <w:color w:val="000000"/>
        </w:rPr>
        <w:t>(UCRC 2019)</w:t>
      </w:r>
      <w:r w:rsidRPr="00104F20">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Other examples of voluntary</w:t>
      </w:r>
      <w:r w:rsidR="00FC3538">
        <w:rPr>
          <w:rFonts w:ascii="Times New Roman" w:eastAsia="Times New Roman" w:hAnsi="Times New Roman" w:cs="Times New Roman"/>
          <w:color w:val="000000"/>
        </w:rPr>
        <w:t>, compensated</w:t>
      </w:r>
      <w:r w:rsidR="00B53F0B">
        <w:rPr>
          <w:rFonts w:ascii="Times New Roman" w:eastAsia="Times New Roman" w:hAnsi="Times New Roman" w:cs="Times New Roman"/>
          <w:color w:val="000000"/>
        </w:rPr>
        <w:t xml:space="preserve"> conservation are the</w:t>
      </w:r>
      <w:r w:rsidRPr="00104F20">
        <w:rPr>
          <w:rFonts w:ascii="Times New Roman" w:eastAsia="Times New Roman" w:hAnsi="Times New Roman" w:cs="Times New Roman"/>
          <w:color w:val="000000"/>
        </w:rPr>
        <w:t xml:space="preserve"> Quantification Settlement Agreement of 2003</w:t>
      </w:r>
      <w:r w:rsidR="00B53F0B">
        <w:rPr>
          <w:rFonts w:ascii="Times New Roman" w:eastAsia="Times New Roman" w:hAnsi="Times New Roman" w:cs="Times New Roman"/>
          <w:color w:val="000000"/>
        </w:rPr>
        <w:t xml:space="preserve"> and </w:t>
      </w:r>
      <w:r w:rsidR="00FC3538">
        <w:rPr>
          <w:rFonts w:ascii="Times New Roman" w:eastAsia="Times New Roman" w:hAnsi="Times New Roman" w:cs="Times New Roman"/>
          <w:color w:val="000000"/>
        </w:rPr>
        <w:t>urban water conservation programs</w:t>
      </w:r>
      <w:r w:rsidR="00A56E11">
        <w:rPr>
          <w:rFonts w:ascii="Times New Roman" w:eastAsia="Times New Roman" w:hAnsi="Times New Roman" w:cs="Times New Roman"/>
          <w:color w:val="000000"/>
        </w:rPr>
        <w:t xml:space="preserve">. For example, </w:t>
      </w:r>
      <w:r w:rsidRPr="00104F20">
        <w:rPr>
          <w:rFonts w:ascii="Times New Roman" w:eastAsia="Times New Roman" w:hAnsi="Times New Roman" w:cs="Times New Roman"/>
          <w:color w:val="000000"/>
        </w:rPr>
        <w:t>Metropolitan Water District (MWD) of Southern California</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San Diego Water Authority (SDWA)</w:t>
      </w:r>
      <w:r w:rsidR="00B53F0B">
        <w:rPr>
          <w:rFonts w:ascii="Times New Roman" w:eastAsia="Times New Roman" w:hAnsi="Times New Roman" w:cs="Times New Roman"/>
          <w:color w:val="000000"/>
        </w:rPr>
        <w:t>, and Southern Nevada Water Authority (SNWA)</w:t>
      </w:r>
      <w:r w:rsidRPr="00104F20">
        <w:rPr>
          <w:rFonts w:ascii="Times New Roman" w:eastAsia="Times New Roman" w:hAnsi="Times New Roman" w:cs="Times New Roman"/>
          <w:color w:val="000000"/>
        </w:rPr>
        <w:t xml:space="preserve"> offered their customers rebates to replace old toilets, showerheads, laundry machines, and other appliances with </w:t>
      </w:r>
      <w:proofErr w:type="spellStart"/>
      <w:r w:rsidRPr="00104F20">
        <w:rPr>
          <w:rFonts w:ascii="Times New Roman" w:eastAsia="Times New Roman" w:hAnsi="Times New Roman" w:cs="Times New Roman"/>
          <w:color w:val="000000"/>
        </w:rPr>
        <w:t>WaterWise</w:t>
      </w:r>
      <w:proofErr w:type="spellEnd"/>
      <w:r w:rsidRPr="00104F20">
        <w:rPr>
          <w:rFonts w:ascii="Times New Roman" w:eastAsia="Times New Roman" w:hAnsi="Times New Roman" w:cs="Times New Roman"/>
          <w:color w:val="000000"/>
        </w:rPr>
        <w:t xml:space="preserve"> and Energy Star labeled appliances that use less water per flush, minute, and cycle.</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SNWA</w:t>
      </w:r>
      <w:r w:rsidR="00A56E11">
        <w:rPr>
          <w:rFonts w:ascii="Times New Roman" w:eastAsia="Times New Roman" w:hAnsi="Times New Roman" w:cs="Times New Roman"/>
          <w:color w:val="000000"/>
        </w:rPr>
        <w:t xml:space="preserve"> </w:t>
      </w:r>
      <w:r w:rsidR="00123063">
        <w:rPr>
          <w:rFonts w:ascii="Times New Roman" w:eastAsia="Times New Roman" w:hAnsi="Times New Roman" w:cs="Times New Roman"/>
          <w:color w:val="000000"/>
        </w:rPr>
        <w:t>bought</w:t>
      </w:r>
      <w:r w:rsidRPr="00104F20">
        <w:rPr>
          <w:rFonts w:ascii="Times New Roman" w:eastAsia="Times New Roman" w:hAnsi="Times New Roman" w:cs="Times New Roman"/>
          <w:color w:val="000000"/>
        </w:rPr>
        <w:t xml:space="preserve"> turf back </w:t>
      </w:r>
      <w:r w:rsidR="00A56E11">
        <w:rPr>
          <w:rFonts w:ascii="Times New Roman" w:eastAsia="Times New Roman" w:hAnsi="Times New Roman" w:cs="Times New Roman"/>
          <w:color w:val="000000"/>
        </w:rPr>
        <w:t>from users</w:t>
      </w:r>
      <w:r w:rsidRPr="00104F20">
        <w:rPr>
          <w:rFonts w:ascii="Times New Roman" w:eastAsia="Times New Roman" w:hAnsi="Times New Roman" w:cs="Times New Roman"/>
          <w:color w:val="000000"/>
        </w:rPr>
        <w:t xml:space="preserve"> (cash for grass</w:t>
      </w:r>
      <w:r w:rsidR="00FC3538">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In contrast, m</w:t>
      </w:r>
      <w:r w:rsidRPr="00104F20">
        <w:rPr>
          <w:rFonts w:ascii="Times New Roman" w:eastAsia="Times New Roman" w:hAnsi="Times New Roman" w:cs="Times New Roman"/>
          <w:color w:val="000000"/>
        </w:rPr>
        <w:t xml:space="preserve">andated </w:t>
      </w:r>
      <w:r w:rsidRPr="00104F20">
        <w:rPr>
          <w:rFonts w:ascii="Times New Roman" w:eastAsia="Times New Roman" w:hAnsi="Times New Roman" w:cs="Times New Roman"/>
          <w:color w:val="000000"/>
        </w:rPr>
        <w:lastRenderedPageBreak/>
        <w:t>conservation, such as the Lower Basin’s drought contingency plan, force</w:t>
      </w:r>
      <w:r w:rsidR="000F16FF">
        <w:rPr>
          <w:rFonts w:ascii="Times New Roman" w:eastAsia="Times New Roman" w:hAnsi="Times New Roman" w:cs="Times New Roman"/>
          <w:color w:val="000000"/>
        </w:rPr>
        <w:t>d</w:t>
      </w:r>
      <w:r w:rsidRPr="00104F20">
        <w:rPr>
          <w:rFonts w:ascii="Times New Roman" w:eastAsia="Times New Roman" w:hAnsi="Times New Roman" w:cs="Times New Roman"/>
          <w:color w:val="000000"/>
        </w:rPr>
        <w:t xml:space="preserve"> users to make rapid, large, and painful cutbacks beyond what they have historically conserved. </w:t>
      </w:r>
    </w:p>
    <w:p w14:paraId="0E47088B" w14:textId="4D2D9B2E" w:rsidR="00A14BA8" w:rsidRDefault="00104F20"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Conserve sooner rather than later.</w:t>
      </w:r>
      <w:r w:rsidRPr="00104F20">
        <w:rPr>
          <w:rFonts w:ascii="Times New Roman" w:eastAsia="Times New Roman" w:hAnsi="Times New Roman" w:cs="Times New Roman"/>
          <w:color w:val="000000"/>
        </w:rPr>
        <w:t xml:space="preserve"> </w:t>
      </w:r>
      <w:r w:rsidR="00B5268E">
        <w:rPr>
          <w:rFonts w:ascii="Times New Roman" w:eastAsia="Times New Roman" w:hAnsi="Times New Roman" w:cs="Times New Roman"/>
          <w:color w:val="000000"/>
        </w:rPr>
        <w:t>Vo</w:t>
      </w:r>
      <w:r w:rsidR="00866EED" w:rsidRPr="005518BF">
        <w:rPr>
          <w:rFonts w:asciiTheme="majorBidi" w:hAnsiTheme="majorBidi" w:cstheme="majorBidi"/>
        </w:rPr>
        <w:t>luntary water conservation program</w:t>
      </w:r>
      <w:r w:rsidR="00B5268E">
        <w:rPr>
          <w:rFonts w:asciiTheme="majorBidi" w:hAnsiTheme="majorBidi" w:cstheme="majorBidi"/>
        </w:rPr>
        <w:t>s for Lake Mead</w:t>
      </w:r>
      <w:r w:rsidR="00866EED" w:rsidRPr="005518BF">
        <w:rPr>
          <w:rFonts w:asciiTheme="majorBidi" w:hAnsiTheme="majorBidi" w:cstheme="majorBidi"/>
        </w:rPr>
        <w:t xml:space="preserve"> allow </w:t>
      </w:r>
      <w:r w:rsidR="00B5268E">
        <w:rPr>
          <w:rFonts w:asciiTheme="majorBidi" w:hAnsiTheme="majorBidi" w:cstheme="majorBidi"/>
        </w:rPr>
        <w:t xml:space="preserve">Mexico, the </w:t>
      </w:r>
      <w:r w:rsidR="00866EED" w:rsidRPr="005518BF">
        <w:rPr>
          <w:rFonts w:asciiTheme="majorBidi" w:hAnsiTheme="majorBidi" w:cstheme="majorBidi"/>
        </w:rPr>
        <w:t>Lower Basin states</w:t>
      </w:r>
      <w:r w:rsidR="00B5268E">
        <w:rPr>
          <w:rFonts w:asciiTheme="majorBidi" w:hAnsiTheme="majorBidi" w:cstheme="majorBidi"/>
        </w:rPr>
        <w:t>,</w:t>
      </w:r>
      <w:r w:rsidR="00866EED" w:rsidRPr="005518BF">
        <w:rPr>
          <w:rFonts w:asciiTheme="majorBidi" w:hAnsiTheme="majorBidi" w:cstheme="majorBidi"/>
        </w:rPr>
        <w:t xml:space="preserve"> and contractors to store water they conserve in Lake Mead, get credit, and later withdraw the conserved water subject to restrictions on lake elevation and maximum annual withdrawal amounts </w:t>
      </w:r>
      <w:r w:rsidR="00866EED" w:rsidRPr="005518BF">
        <w:rPr>
          <w:rFonts w:asciiTheme="majorBidi" w:hAnsiTheme="majorBidi" w:cstheme="majorBidi"/>
        </w:rPr>
        <w:fldChar w:fldCharType="begin"/>
      </w:r>
      <w:r w:rsidR="00866EED" w:rsidRPr="005518BF">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866EED" w:rsidRPr="005518BF">
        <w:rPr>
          <w:rFonts w:asciiTheme="majorBidi" w:hAnsiTheme="majorBidi" w:cstheme="majorBidi"/>
        </w:rPr>
        <w:fldChar w:fldCharType="separate"/>
      </w:r>
      <w:r w:rsidR="00866EED" w:rsidRPr="005518BF">
        <w:rPr>
          <w:rFonts w:asciiTheme="majorBidi" w:hAnsiTheme="majorBidi" w:cstheme="majorBidi"/>
          <w:noProof/>
        </w:rPr>
        <w:t>(USBR, 2007</w:t>
      </w:r>
      <w:r w:rsidR="00C15D84">
        <w:rPr>
          <w:rFonts w:asciiTheme="majorBidi" w:hAnsiTheme="majorBidi" w:cstheme="majorBidi"/>
          <w:noProof/>
        </w:rPr>
        <w:t>b</w:t>
      </w:r>
      <w:r w:rsidR="00866EED" w:rsidRPr="005518BF">
        <w:rPr>
          <w:rFonts w:asciiTheme="majorBidi" w:hAnsiTheme="majorBidi" w:cstheme="majorBidi"/>
        </w:rPr>
        <w:fldChar w:fldCharType="end"/>
      </w:r>
      <w:r w:rsidR="00C15D84">
        <w:rPr>
          <w:rFonts w:asciiTheme="majorBidi" w:hAnsiTheme="majorBidi" w:cstheme="majorBidi"/>
        </w:rPr>
        <w:t xml:space="preserve">, </w:t>
      </w:r>
      <w:r w:rsidR="00B5268E" w:rsidRPr="00B5268E">
        <w:rPr>
          <w:rFonts w:asciiTheme="majorBidi" w:hAnsiTheme="majorBidi" w:cstheme="majorBidi"/>
        </w:rPr>
        <w:t>IBWC, 2021</w:t>
      </w:r>
      <w:r w:rsidR="00A56E11">
        <w:rPr>
          <w:rFonts w:asciiTheme="majorBidi" w:hAnsiTheme="majorBidi" w:cstheme="majorBidi"/>
        </w:rPr>
        <w:t>).</w:t>
      </w:r>
      <w:r w:rsidR="00866EED" w:rsidRPr="005518BF">
        <w:rPr>
          <w:rFonts w:asciiTheme="majorBidi" w:hAnsiTheme="majorBidi" w:cstheme="majorBidi"/>
        </w:rPr>
        <w:t xml:space="preserve"> Presently, </w:t>
      </w:r>
      <w:r w:rsidR="00134C68">
        <w:rPr>
          <w:rFonts w:asciiTheme="majorBidi" w:hAnsiTheme="majorBidi" w:cstheme="majorBidi"/>
        </w:rPr>
        <w:t>Lower Basin</w:t>
      </w:r>
      <w:r w:rsidR="00866EED" w:rsidRPr="005518BF">
        <w:rPr>
          <w:rFonts w:asciiTheme="majorBidi" w:hAnsiTheme="majorBidi" w:cstheme="majorBidi"/>
        </w:rPr>
        <w:t xml:space="preserve"> conservation accounts hold </w:t>
      </w:r>
      <w:r w:rsidR="00134C68">
        <w:rPr>
          <w:rFonts w:asciiTheme="majorBidi" w:hAnsiTheme="majorBidi" w:cstheme="majorBidi"/>
        </w:rPr>
        <w:t>2</w:t>
      </w:r>
      <w:r w:rsidR="00866EED" w:rsidRPr="005518BF">
        <w:rPr>
          <w:rFonts w:asciiTheme="majorBidi" w:hAnsiTheme="majorBidi" w:cstheme="majorBidi"/>
        </w:rPr>
        <w:t>.</w:t>
      </w:r>
      <w:r w:rsidR="00134C68">
        <w:rPr>
          <w:rFonts w:asciiTheme="majorBidi" w:hAnsiTheme="majorBidi" w:cstheme="majorBidi"/>
        </w:rPr>
        <w:t>8</w:t>
      </w:r>
      <w:r w:rsidR="00866EED" w:rsidRPr="00A14BA8">
        <w:rPr>
          <w:rFonts w:asciiTheme="majorBidi" w:hAnsiTheme="majorBidi" w:cstheme="majorBidi"/>
        </w:rPr>
        <w:t xml:space="preserve">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of water—23% of current Lake Mead active storage—and have exceeded the 2.7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program cap</w:t>
      </w:r>
      <w:r w:rsidR="00A56E11">
        <w:rPr>
          <w:rFonts w:asciiTheme="majorBidi" w:hAnsiTheme="majorBidi" w:cstheme="majorBidi"/>
        </w:rPr>
        <w:t xml:space="preserve"> (USBR 2020)</w:t>
      </w:r>
      <w:r w:rsidR="00866EED" w:rsidRPr="00A14BA8">
        <w:rPr>
          <w:rFonts w:asciiTheme="majorBidi" w:hAnsiTheme="majorBidi" w:cstheme="majorBidi"/>
        </w:rPr>
        <w:t xml:space="preserve">. In recent years, annual conservation efforts are close to 0.625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per year program cap on annual deposits </w:t>
      </w:r>
      <w:r w:rsidRPr="00104F20">
        <w:rPr>
          <w:rFonts w:ascii="Times New Roman" w:eastAsia="Times New Roman" w:hAnsi="Times New Roman" w:cs="Times New Roman"/>
          <w:color w:val="000000"/>
        </w:rPr>
        <w:t>and delayed the onset of mandatory conservation</w:t>
      </w:r>
      <w:r w:rsidR="00134C68">
        <w:rPr>
          <w:rFonts w:ascii="Times New Roman" w:eastAsia="Times New Roman" w:hAnsi="Times New Roman" w:cs="Times New Roman"/>
          <w:color w:val="000000"/>
        </w:rPr>
        <w:t xml:space="preserve"> efforts</w:t>
      </w:r>
      <w:r w:rsidRPr="00104F20">
        <w:rPr>
          <w:rFonts w:ascii="Times New Roman" w:eastAsia="Times New Roman" w:hAnsi="Times New Roman" w:cs="Times New Roman"/>
          <w:color w:val="000000"/>
        </w:rPr>
        <w:t>. In contrast, the</w:t>
      </w:r>
      <w:r w:rsidR="00134C68">
        <w:rPr>
          <w:rFonts w:ascii="Times New Roman" w:eastAsia="Times New Roman" w:hAnsi="Times New Roman" w:cs="Times New Roman"/>
          <w:color w:val="000000"/>
        </w:rPr>
        <w:t xml:space="preserve"> 2007 Interim Guideline operation to equalize storage in Lakes Powell and Mead </w:t>
      </w:r>
      <w:r w:rsidR="00A56E11" w:rsidRPr="006B13BA">
        <w:rPr>
          <w:rFonts w:asciiTheme="majorBidi" w:hAnsiTheme="majorBidi" w:cstheme="majorBidi"/>
        </w:rPr>
        <w:fldChar w:fldCharType="begin"/>
      </w:r>
      <w:r w:rsidR="00A56E11" w:rsidRPr="006B13BA">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56E11" w:rsidRPr="006B13BA">
        <w:rPr>
          <w:rFonts w:asciiTheme="majorBidi" w:hAnsiTheme="majorBidi" w:cstheme="majorBidi"/>
        </w:rPr>
        <w:fldChar w:fldCharType="separate"/>
      </w:r>
      <w:r w:rsidR="00A56E11" w:rsidRPr="006B13BA">
        <w:rPr>
          <w:rFonts w:asciiTheme="majorBidi" w:hAnsiTheme="majorBidi" w:cstheme="majorBidi"/>
          <w:noProof/>
        </w:rPr>
        <w:t>(USBR, 2007)</w:t>
      </w:r>
      <w:r w:rsidR="00A56E11" w:rsidRPr="006B13BA">
        <w:rPr>
          <w:rFonts w:asciiTheme="majorBidi" w:hAnsiTheme="majorBidi" w:cstheme="majorBidi"/>
        </w:rPr>
        <w:fldChar w:fldCharType="end"/>
      </w:r>
      <w:r w:rsidR="00134C68">
        <w:rPr>
          <w:rFonts w:ascii="Times New Roman" w:eastAsia="Times New Roman" w:hAnsi="Times New Roman" w:cs="Times New Roman"/>
          <w:color w:val="000000"/>
        </w:rPr>
        <w:t xml:space="preserve"> discouraged the</w:t>
      </w:r>
      <w:r w:rsidRPr="00104F20">
        <w:rPr>
          <w:rFonts w:ascii="Times New Roman" w:eastAsia="Times New Roman" w:hAnsi="Times New Roman" w:cs="Times New Roman"/>
          <w:color w:val="000000"/>
        </w:rPr>
        <w:t xml:space="preserve"> Upper Basin from </w:t>
      </w:r>
      <w:r w:rsidR="00134C68">
        <w:rPr>
          <w:rFonts w:ascii="Times New Roman" w:eastAsia="Times New Roman" w:hAnsi="Times New Roman" w:cs="Times New Roman"/>
          <w:color w:val="000000"/>
        </w:rPr>
        <w:t>storing</w:t>
      </w:r>
      <w:r w:rsidRPr="00104F20">
        <w:rPr>
          <w:rFonts w:ascii="Times New Roman" w:eastAsia="Times New Roman" w:hAnsi="Times New Roman" w:cs="Times New Roman"/>
          <w:color w:val="000000"/>
        </w:rPr>
        <w:t xml:space="preserve"> water in Lake Powell</w:t>
      </w:r>
      <w:r w:rsidR="00134C68">
        <w:rPr>
          <w:rFonts w:ascii="Times New Roman" w:eastAsia="Times New Roman" w:hAnsi="Times New Roman" w:cs="Times New Roman"/>
          <w:color w:val="000000"/>
        </w:rPr>
        <w:t xml:space="preserve">. </w:t>
      </w:r>
      <w:r w:rsidR="00A84181">
        <w:rPr>
          <w:rFonts w:ascii="Times New Roman" w:eastAsia="Times New Roman" w:hAnsi="Times New Roman" w:cs="Times New Roman"/>
          <w:color w:val="000000"/>
        </w:rPr>
        <w:t>W</w:t>
      </w:r>
      <w:r w:rsidR="00134C68">
        <w:rPr>
          <w:rFonts w:ascii="Times New Roman" w:eastAsia="Times New Roman" w:hAnsi="Times New Roman" w:cs="Times New Roman"/>
          <w:color w:val="000000"/>
        </w:rPr>
        <w:t>ater the Upper Basin store</w:t>
      </w:r>
      <w:r w:rsidR="00A56E11">
        <w:rPr>
          <w:rFonts w:ascii="Times New Roman" w:eastAsia="Times New Roman" w:hAnsi="Times New Roman" w:cs="Times New Roman"/>
          <w:color w:val="000000"/>
        </w:rPr>
        <w:t>d</w:t>
      </w:r>
      <w:r w:rsidR="00134C68">
        <w:rPr>
          <w:rFonts w:ascii="Times New Roman" w:eastAsia="Times New Roman" w:hAnsi="Times New Roman" w:cs="Times New Roman"/>
          <w:color w:val="000000"/>
        </w:rPr>
        <w:t xml:space="preserve"> in Lake Powell </w:t>
      </w:r>
      <w:r w:rsidR="00123063">
        <w:rPr>
          <w:rFonts w:ascii="Times New Roman" w:eastAsia="Times New Roman" w:hAnsi="Times New Roman" w:cs="Times New Roman"/>
          <w:color w:val="000000"/>
        </w:rPr>
        <w:t>wa</w:t>
      </w:r>
      <w:r w:rsidR="00134C68">
        <w:rPr>
          <w:rFonts w:ascii="Times New Roman" w:eastAsia="Times New Roman" w:hAnsi="Times New Roman" w:cs="Times New Roman"/>
          <w:color w:val="000000"/>
        </w:rPr>
        <w:t xml:space="preserve">s released by the equalization rule downstream to the Lower Basin. In the 2012 to 2021 period, </w:t>
      </w:r>
      <w:r w:rsidR="00457DD8">
        <w:rPr>
          <w:rFonts w:ascii="Times New Roman" w:eastAsia="Times New Roman" w:hAnsi="Times New Roman" w:cs="Times New Roman"/>
          <w:color w:val="000000"/>
        </w:rPr>
        <w:t xml:space="preserve">Lake Powell released 4 </w:t>
      </w:r>
      <w:proofErr w:type="spellStart"/>
      <w:r w:rsidR="00457DD8">
        <w:rPr>
          <w:rFonts w:ascii="Times New Roman" w:eastAsia="Times New Roman" w:hAnsi="Times New Roman" w:cs="Times New Roman"/>
          <w:color w:val="000000"/>
        </w:rPr>
        <w:t>maf</w:t>
      </w:r>
      <w:proofErr w:type="spellEnd"/>
      <w:r w:rsidR="00457DD8">
        <w:rPr>
          <w:rFonts w:ascii="Times New Roman" w:eastAsia="Times New Roman" w:hAnsi="Times New Roman" w:cs="Times New Roman"/>
          <w:color w:val="000000"/>
        </w:rPr>
        <w:t xml:space="preserve"> more than required by the 1922 Compact and 194</w:t>
      </w:r>
      <w:r w:rsidR="00123063">
        <w:rPr>
          <w:rFonts w:ascii="Times New Roman" w:eastAsia="Times New Roman" w:hAnsi="Times New Roman" w:cs="Times New Roman"/>
          <w:color w:val="000000"/>
        </w:rPr>
        <w:t>4</w:t>
      </w:r>
      <w:r w:rsidR="00457DD8">
        <w:rPr>
          <w:rFonts w:ascii="Times New Roman" w:eastAsia="Times New Roman" w:hAnsi="Times New Roman" w:cs="Times New Roman"/>
          <w:color w:val="000000"/>
        </w:rPr>
        <w:t xml:space="preserve"> United States-Mexico treaty.</w:t>
      </w:r>
    </w:p>
    <w:p w14:paraId="66327911" w14:textId="77777777" w:rsidR="00DE148B" w:rsidRPr="00DE148B" w:rsidRDefault="00A14BA8"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heme="majorBidi" w:hAnsiTheme="majorBidi" w:cstheme="majorBidi"/>
          <w:b/>
          <w:bCs/>
        </w:rPr>
        <w:t xml:space="preserve">Make </w:t>
      </w:r>
      <w:r w:rsidRPr="00DE148B">
        <w:rPr>
          <w:rFonts w:ascii="Times New Roman" w:eastAsia="Times New Roman" w:hAnsi="Times New Roman" w:cs="Times New Roman"/>
          <w:b/>
          <w:bCs/>
          <w:color w:val="000000"/>
        </w:rPr>
        <w:t>conservation</w:t>
      </w:r>
      <w:r w:rsidRPr="00DE148B">
        <w:rPr>
          <w:rFonts w:asciiTheme="majorBidi" w:hAnsiTheme="majorBidi" w:cstheme="majorBidi"/>
          <w:b/>
          <w:bCs/>
        </w:rPr>
        <w:t xml:space="preserve"> a habit.</w:t>
      </w:r>
      <w:r w:rsidRPr="00DE148B">
        <w:rPr>
          <w:rFonts w:asciiTheme="majorBidi" w:hAnsiTheme="majorBidi" w:cstheme="majorBidi"/>
        </w:rPr>
        <w:t xml:space="preserve"> Many conservation actions like retrofitting household water appliances, lining canals, or installing center pivots will save water year after year after year compared to a no-action alternative. Other short-term drought conservation efforts like encouraging shorter showers or limiting the allowed days/times for landscape irrigation quickly revert after the triggering drought conditions lift.</w:t>
      </w:r>
    </w:p>
    <w:p w14:paraId="6833FBBA" w14:textId="171044F7" w:rsidR="00A56E11" w:rsidRPr="00DE148B" w:rsidRDefault="00104F20"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imes New Roman" w:eastAsia="Times New Roman" w:hAnsi="Times New Roman" w:cs="Times New Roman"/>
          <w:b/>
          <w:bCs/>
          <w:color w:val="000000"/>
        </w:rPr>
        <w:t>Save water, money, and time.</w:t>
      </w:r>
      <w:r w:rsidRPr="00DE148B">
        <w:rPr>
          <w:rFonts w:ascii="Times New Roman" w:eastAsia="Times New Roman" w:hAnsi="Times New Roman" w:cs="Times New Roman"/>
          <w:color w:val="000000"/>
        </w:rPr>
        <w:t xml:space="preserve"> For urban water providers such as MWD, SDCWA, </w:t>
      </w:r>
      <w:r w:rsidR="00A56E11" w:rsidRPr="00DE148B">
        <w:rPr>
          <w:rFonts w:ascii="Times New Roman" w:eastAsia="Times New Roman" w:hAnsi="Times New Roman" w:cs="Times New Roman"/>
          <w:color w:val="000000"/>
        </w:rPr>
        <w:t xml:space="preserve">and </w:t>
      </w:r>
      <w:r w:rsidRPr="00DE148B">
        <w:rPr>
          <w:rFonts w:ascii="Times New Roman" w:eastAsia="Times New Roman" w:hAnsi="Times New Roman" w:cs="Times New Roman"/>
          <w:color w:val="000000"/>
        </w:rPr>
        <w:t xml:space="preserve">SNWA, it is less expensive to encourage customers to conserve than to build expensive and contentious new dams, pipelines, or other </w:t>
      </w:r>
      <w:r w:rsidR="00182EC2" w:rsidRPr="00DE148B">
        <w:rPr>
          <w:rFonts w:ascii="Times New Roman" w:eastAsia="Times New Roman" w:hAnsi="Times New Roman" w:cs="Times New Roman"/>
          <w:color w:val="000000"/>
        </w:rPr>
        <w:t>infrastructure</w:t>
      </w:r>
      <w:r w:rsidRPr="00DE148B">
        <w:rPr>
          <w:rFonts w:ascii="Times New Roman" w:eastAsia="Times New Roman" w:hAnsi="Times New Roman" w:cs="Times New Roman"/>
          <w:color w:val="000000"/>
        </w:rPr>
        <w:t xml:space="preserve"> with uncertain lead times or permitting processes. Installing center pivots, automating canal operations, and installing automatic dishwashers each save water. More </w:t>
      </w:r>
      <w:r w:rsidR="00123063" w:rsidRPr="00DE148B">
        <w:rPr>
          <w:rFonts w:ascii="Times New Roman" w:eastAsia="Times New Roman" w:hAnsi="Times New Roman" w:cs="Times New Roman"/>
          <w:color w:val="000000"/>
        </w:rPr>
        <w:t>valuable than the water</w:t>
      </w:r>
      <w:r w:rsidRPr="00DE148B">
        <w:rPr>
          <w:rFonts w:ascii="Times New Roman" w:eastAsia="Times New Roman" w:hAnsi="Times New Roman" w:cs="Times New Roman"/>
          <w:color w:val="000000"/>
        </w:rPr>
        <w:t xml:space="preserve">, these conservation actions save </w:t>
      </w:r>
      <w:r w:rsidR="00123063" w:rsidRPr="00DE148B">
        <w:rPr>
          <w:rFonts w:ascii="Times New Roman" w:eastAsia="Times New Roman" w:hAnsi="Times New Roman" w:cs="Times New Roman"/>
          <w:color w:val="000000"/>
        </w:rPr>
        <w:t>customers</w:t>
      </w:r>
      <w:r w:rsidRPr="00DE148B">
        <w:rPr>
          <w:rFonts w:ascii="Times New Roman" w:eastAsia="Times New Roman" w:hAnsi="Times New Roman" w:cs="Times New Roman"/>
          <w:color w:val="000000"/>
        </w:rPr>
        <w:t xml:space="preserve"> time.</w:t>
      </w:r>
    </w:p>
    <w:p w14:paraId="7E95E42C" w14:textId="4ABC7501" w:rsidR="00457DD8" w:rsidRPr="00A14BA8" w:rsidRDefault="00457DD8"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A14BA8">
        <w:rPr>
          <w:rFonts w:ascii="Times New Roman" w:eastAsia="Times New Roman" w:hAnsi="Times New Roman" w:cs="Times New Roman"/>
          <w:b/>
          <w:bCs/>
          <w:color w:val="000000"/>
        </w:rPr>
        <w:t xml:space="preserve">Give </w:t>
      </w:r>
      <w:r w:rsidR="00974B7B" w:rsidRPr="00A14BA8">
        <w:rPr>
          <w:rFonts w:ascii="Times New Roman" w:eastAsia="Times New Roman" w:hAnsi="Times New Roman" w:cs="Times New Roman"/>
          <w:b/>
          <w:bCs/>
          <w:color w:val="000000"/>
        </w:rPr>
        <w:t>parties</w:t>
      </w:r>
      <w:r w:rsidRPr="00A14BA8">
        <w:rPr>
          <w:rFonts w:ascii="Times New Roman" w:eastAsia="Times New Roman" w:hAnsi="Times New Roman" w:cs="Times New Roman"/>
          <w:b/>
          <w:bCs/>
          <w:color w:val="000000"/>
        </w:rPr>
        <w:t xml:space="preserve"> more flexibility</w:t>
      </w:r>
      <w:r w:rsidR="00FC3538" w:rsidRPr="00A14BA8">
        <w:rPr>
          <w:rFonts w:ascii="Times New Roman" w:eastAsia="Times New Roman" w:hAnsi="Times New Roman" w:cs="Times New Roman"/>
          <w:color w:val="000000"/>
        </w:rPr>
        <w:t xml:space="preserve"> to conserve and consume water independent of other </w:t>
      </w:r>
      <w:r w:rsidR="00123063">
        <w:rPr>
          <w:rFonts w:ascii="Times New Roman" w:eastAsia="Times New Roman" w:hAnsi="Times New Roman" w:cs="Times New Roman"/>
          <w:color w:val="000000"/>
        </w:rPr>
        <w:t>parties</w:t>
      </w:r>
      <w:r w:rsidR="00FC3538" w:rsidRPr="00A14BA8">
        <w:rPr>
          <w:rFonts w:ascii="Times New Roman" w:eastAsia="Times New Roman" w:hAnsi="Times New Roman" w:cs="Times New Roman"/>
          <w:color w:val="000000"/>
        </w:rPr>
        <w:t xml:space="preserve">. </w:t>
      </w:r>
      <w:r w:rsidR="00C009E3" w:rsidRPr="00A14BA8">
        <w:rPr>
          <w:rFonts w:ascii="Times New Roman" w:eastAsia="Times New Roman" w:hAnsi="Times New Roman" w:cs="Times New Roman"/>
          <w:color w:val="000000"/>
        </w:rPr>
        <w:t xml:space="preserve">For example, give each party an individual </w:t>
      </w:r>
      <w:r w:rsidR="001C1B61">
        <w:rPr>
          <w:rFonts w:ascii="Times New Roman" w:eastAsia="Times New Roman" w:hAnsi="Times New Roman" w:cs="Times New Roman"/>
          <w:color w:val="000000"/>
        </w:rPr>
        <w:t xml:space="preserve">flex </w:t>
      </w:r>
      <w:r w:rsidR="00C009E3" w:rsidRPr="00A14BA8">
        <w:rPr>
          <w:rFonts w:ascii="Times New Roman" w:eastAsia="Times New Roman" w:hAnsi="Times New Roman" w:cs="Times New Roman"/>
          <w:color w:val="000000"/>
        </w:rPr>
        <w:t xml:space="preserve">account in the combined </w:t>
      </w:r>
      <w:r w:rsidR="00080E2F" w:rsidRPr="00A14BA8">
        <w:rPr>
          <w:rFonts w:ascii="Times New Roman" w:eastAsia="Times New Roman" w:hAnsi="Times New Roman" w:cs="Times New Roman"/>
          <w:color w:val="000000"/>
        </w:rPr>
        <w:t xml:space="preserve">Lake Powell-Lake Mead system. Together, the account balances total all active storage </w:t>
      </w:r>
      <w:r w:rsidR="00123063">
        <w:rPr>
          <w:rFonts w:ascii="Times New Roman" w:eastAsia="Times New Roman" w:hAnsi="Times New Roman" w:cs="Times New Roman"/>
          <w:color w:val="000000"/>
        </w:rPr>
        <w:t xml:space="preserve">which presently is larger than </w:t>
      </w:r>
      <w:r w:rsidR="00080E2F" w:rsidRPr="00A14BA8">
        <w:rPr>
          <w:rFonts w:ascii="Times New Roman" w:eastAsia="Times New Roman" w:hAnsi="Times New Roman" w:cs="Times New Roman"/>
          <w:color w:val="000000"/>
        </w:rPr>
        <w:t>Lake Mead conservation account</w:t>
      </w:r>
      <w:r w:rsidR="00123063">
        <w:rPr>
          <w:rFonts w:ascii="Times New Roman" w:eastAsia="Times New Roman" w:hAnsi="Times New Roman" w:cs="Times New Roman"/>
          <w:color w:val="000000"/>
        </w:rPr>
        <w:t xml:space="preserve"> balances</w:t>
      </w:r>
      <w:r w:rsidR="00080E2F" w:rsidRPr="00A14BA8">
        <w:rPr>
          <w:rFonts w:ascii="Times New Roman" w:eastAsia="Times New Roman" w:hAnsi="Times New Roman" w:cs="Times New Roman"/>
          <w:color w:val="000000"/>
        </w:rPr>
        <w:t xml:space="preserve">. Then each year, the party’s available water is the party’s account balance, plus share of combined natural flow, minus the party’s share of reservoir evaporation. Each party </w:t>
      </w:r>
      <w:r w:rsidR="00123063">
        <w:rPr>
          <w:rFonts w:ascii="Times New Roman" w:eastAsia="Times New Roman" w:hAnsi="Times New Roman" w:cs="Times New Roman"/>
          <w:color w:val="000000"/>
        </w:rPr>
        <w:t xml:space="preserve">individually </w:t>
      </w:r>
      <w:r w:rsidR="00080E2F" w:rsidRPr="00A14BA8">
        <w:rPr>
          <w:rFonts w:ascii="Times New Roman" w:eastAsia="Times New Roman" w:hAnsi="Times New Roman" w:cs="Times New Roman"/>
          <w:color w:val="000000"/>
        </w:rPr>
        <w:t>consume</w:t>
      </w:r>
      <w:r w:rsidR="00123063">
        <w:rPr>
          <w:rFonts w:ascii="Times New Roman" w:eastAsia="Times New Roman" w:hAnsi="Times New Roman" w:cs="Times New Roman"/>
          <w:color w:val="000000"/>
        </w:rPr>
        <w:t>s and conserves</w:t>
      </w:r>
      <w:r w:rsidR="00080E2F" w:rsidRPr="00A14BA8">
        <w:rPr>
          <w:rFonts w:ascii="Times New Roman" w:eastAsia="Times New Roman" w:hAnsi="Times New Roman" w:cs="Times New Roman"/>
          <w:color w:val="000000"/>
        </w:rPr>
        <w:t xml:space="preserve"> within their available water independent of other </w:t>
      </w:r>
      <w:r w:rsidR="00A56E11">
        <w:rPr>
          <w:rFonts w:ascii="Times New Roman" w:eastAsia="Times New Roman" w:hAnsi="Times New Roman" w:cs="Times New Roman"/>
          <w:color w:val="000000"/>
        </w:rPr>
        <w:t>parties</w:t>
      </w:r>
      <w:r w:rsidR="00080E2F" w:rsidRPr="00A14BA8">
        <w:rPr>
          <w:rFonts w:ascii="Times New Roman" w:eastAsia="Times New Roman" w:hAnsi="Times New Roman" w:cs="Times New Roman"/>
          <w:color w:val="000000"/>
        </w:rPr>
        <w:t xml:space="preserve">. This setup </w:t>
      </w:r>
      <w:r w:rsidR="00A56E11">
        <w:rPr>
          <w:rFonts w:ascii="Times New Roman" w:eastAsia="Times New Roman" w:hAnsi="Times New Roman" w:cs="Times New Roman"/>
          <w:color w:val="000000"/>
        </w:rPr>
        <w:t>transitions</w:t>
      </w:r>
      <w:r w:rsidR="00080E2F" w:rsidRPr="00A14BA8">
        <w:rPr>
          <w:rFonts w:ascii="Times New Roman" w:eastAsia="Times New Roman" w:hAnsi="Times New Roman" w:cs="Times New Roman"/>
          <w:color w:val="000000"/>
        </w:rPr>
        <w:t xml:space="preserve"> the current hybrid system of private Lake Mead conservation accounts and </w:t>
      </w:r>
      <w:r w:rsidR="00123063">
        <w:rPr>
          <w:rFonts w:ascii="Times New Roman" w:eastAsia="Times New Roman" w:hAnsi="Times New Roman" w:cs="Times New Roman"/>
          <w:color w:val="000000"/>
        </w:rPr>
        <w:t xml:space="preserve">a </w:t>
      </w:r>
      <w:r w:rsidR="00080E2F" w:rsidRPr="00A14BA8">
        <w:rPr>
          <w:rFonts w:ascii="Times New Roman" w:eastAsia="Times New Roman" w:hAnsi="Times New Roman" w:cs="Times New Roman"/>
          <w:color w:val="000000"/>
        </w:rPr>
        <w:t xml:space="preserve">public </w:t>
      </w:r>
      <w:r w:rsidR="00123063">
        <w:rPr>
          <w:rFonts w:ascii="Times New Roman" w:eastAsia="Times New Roman" w:hAnsi="Times New Roman" w:cs="Times New Roman"/>
          <w:color w:val="000000"/>
        </w:rPr>
        <w:t xml:space="preserve">pool into </w:t>
      </w:r>
      <w:r w:rsidR="001C1B61">
        <w:rPr>
          <w:rFonts w:ascii="Times New Roman" w:eastAsia="Times New Roman" w:hAnsi="Times New Roman" w:cs="Times New Roman"/>
          <w:color w:val="000000"/>
        </w:rPr>
        <w:t>individual</w:t>
      </w:r>
      <w:r w:rsidR="00123063">
        <w:rPr>
          <w:rFonts w:ascii="Times New Roman" w:eastAsia="Times New Roman" w:hAnsi="Times New Roman" w:cs="Times New Roman"/>
          <w:color w:val="000000"/>
        </w:rPr>
        <w:t xml:space="preserve"> </w:t>
      </w:r>
      <w:r w:rsidR="001C1B61">
        <w:rPr>
          <w:rFonts w:ascii="Times New Roman" w:eastAsia="Times New Roman" w:hAnsi="Times New Roman" w:cs="Times New Roman"/>
          <w:color w:val="000000"/>
        </w:rPr>
        <w:t>flex</w:t>
      </w:r>
      <w:r w:rsidR="00123063">
        <w:rPr>
          <w:rFonts w:ascii="Times New Roman" w:eastAsia="Times New Roman" w:hAnsi="Times New Roman" w:cs="Times New Roman"/>
          <w:color w:val="000000"/>
        </w:rPr>
        <w:t xml:space="preserve"> accounts (Figure 5</w:t>
      </w:r>
      <w:r w:rsidR="009E7D22">
        <w:rPr>
          <w:rFonts w:ascii="Times New Roman" w:eastAsia="Times New Roman" w:hAnsi="Times New Roman" w:cs="Times New Roman"/>
          <w:color w:val="000000"/>
        </w:rPr>
        <w:t>.1</w:t>
      </w:r>
      <w:r w:rsidR="007D1928">
        <w:rPr>
          <w:rFonts w:ascii="Times New Roman" w:eastAsia="Times New Roman" w:hAnsi="Times New Roman" w:cs="Times New Roman"/>
          <w:color w:val="000000"/>
        </w:rPr>
        <w:t>; Rosenberg 2021</w:t>
      </w:r>
      <w:r w:rsidR="009F4059">
        <w:rPr>
          <w:rFonts w:ascii="Times New Roman" w:eastAsia="Times New Roman" w:hAnsi="Times New Roman" w:cs="Times New Roman"/>
          <w:color w:val="000000"/>
        </w:rPr>
        <w:t>a</w:t>
      </w:r>
      <w:r w:rsidR="00123063">
        <w:rPr>
          <w:rFonts w:ascii="Times New Roman" w:eastAsia="Times New Roman" w:hAnsi="Times New Roman" w:cs="Times New Roman"/>
          <w:color w:val="000000"/>
        </w:rPr>
        <w:t>).</w:t>
      </w:r>
      <w:r w:rsidR="00974B7B" w:rsidRPr="00A14BA8">
        <w:rPr>
          <w:rFonts w:ascii="Times New Roman" w:eastAsia="Times New Roman" w:hAnsi="Times New Roman" w:cs="Times New Roman"/>
          <w:color w:val="000000"/>
        </w:rPr>
        <w:t xml:space="preserve"> By giving parties more flexibility in the</w:t>
      </w:r>
      <w:r w:rsidR="001C1B61">
        <w:rPr>
          <w:rFonts w:ascii="Times New Roman" w:eastAsia="Times New Roman" w:hAnsi="Times New Roman" w:cs="Times New Roman"/>
          <w:color w:val="000000"/>
        </w:rPr>
        <w:t>ir</w:t>
      </w:r>
      <w:r w:rsidR="00974B7B" w:rsidRPr="00A14BA8">
        <w:rPr>
          <w:rFonts w:ascii="Times New Roman" w:eastAsia="Times New Roman" w:hAnsi="Times New Roman" w:cs="Times New Roman"/>
          <w:color w:val="000000"/>
        </w:rPr>
        <w:t xml:space="preserve"> consumption and conservation decisions, parties can set their risk and reward tolerances. This set up can </w:t>
      </w:r>
      <w:r w:rsidR="001C1B61">
        <w:rPr>
          <w:rFonts w:ascii="Times New Roman" w:eastAsia="Times New Roman" w:hAnsi="Times New Roman" w:cs="Times New Roman"/>
          <w:color w:val="000000"/>
        </w:rPr>
        <w:t xml:space="preserve">also </w:t>
      </w:r>
      <w:r w:rsidR="00974B7B" w:rsidRPr="00A14BA8">
        <w:rPr>
          <w:rFonts w:ascii="Times New Roman" w:eastAsia="Times New Roman" w:hAnsi="Times New Roman" w:cs="Times New Roman"/>
          <w:color w:val="000000"/>
        </w:rPr>
        <w:t>help counter a negative feedback where Lake Mead draws down</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then</w:t>
      </w:r>
      <w:r w:rsidR="00974B7B" w:rsidRPr="00A14BA8">
        <w:rPr>
          <w:rFonts w:ascii="Times New Roman" w:eastAsia="Times New Roman" w:hAnsi="Times New Roman" w:cs="Times New Roman"/>
          <w:color w:val="000000"/>
        </w:rPr>
        <w:t xml:space="preserve"> parties withdraw water from their conservation accounts</w:t>
      </w:r>
      <w:r w:rsidR="00BD40B1" w:rsidRPr="00A14BA8">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to use that water before they lose it</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Conservation account w</w:t>
      </w:r>
      <w:r w:rsidR="00DE2241">
        <w:rPr>
          <w:rFonts w:ascii="Times New Roman" w:eastAsia="Times New Roman" w:hAnsi="Times New Roman" w:cs="Times New Roman"/>
          <w:color w:val="000000"/>
        </w:rPr>
        <w:t xml:space="preserve">ithdrawals </w:t>
      </w:r>
      <w:r w:rsidR="00974B7B" w:rsidRPr="00A14BA8">
        <w:rPr>
          <w:rFonts w:ascii="Times New Roman" w:eastAsia="Times New Roman" w:hAnsi="Times New Roman" w:cs="Times New Roman"/>
          <w:color w:val="000000"/>
        </w:rPr>
        <w:t>accelerate Lake Mead draw down.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34"/>
      </w:tblGrid>
      <w:tr w:rsidR="007F7702" w14:paraId="1A4626B1" w14:textId="77777777" w:rsidTr="004F4008">
        <w:tc>
          <w:tcPr>
            <w:tcW w:w="4716" w:type="dxa"/>
            <w:vAlign w:val="bottom"/>
          </w:tcPr>
          <w:p w14:paraId="750F63E4" w14:textId="3AA1DE08" w:rsidR="007A6D31" w:rsidRDefault="007F7702" w:rsidP="004F4008">
            <w:pPr>
              <w:spacing w:before="120" w:line="300" w:lineRule="auto"/>
              <w:rPr>
                <w:rFonts w:ascii="Times New Roman" w:eastAsia="Times New Roman" w:hAnsi="Times New Roman" w:cs="Times New Roman"/>
                <w:color w:val="000000"/>
              </w:rPr>
            </w:pPr>
            <w:r>
              <w:rPr>
                <w:noProof/>
              </w:rPr>
              <w:lastRenderedPageBreak/>
              <w:drawing>
                <wp:inline distT="0" distB="0" distL="0" distR="0" wp14:anchorId="6ECF9C7D" wp14:editId="69C42EFE">
                  <wp:extent cx="2743200" cy="17244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6156" cy="1764041"/>
                          </a:xfrm>
                          <a:prstGeom prst="rect">
                            <a:avLst/>
                          </a:prstGeom>
                        </pic:spPr>
                      </pic:pic>
                    </a:graphicData>
                  </a:graphic>
                </wp:inline>
              </w:drawing>
            </w:r>
          </w:p>
        </w:tc>
        <w:tc>
          <w:tcPr>
            <w:tcW w:w="4634" w:type="dxa"/>
            <w:vAlign w:val="bottom"/>
          </w:tcPr>
          <w:p w14:paraId="6A780AE0" w14:textId="24AD5FDD" w:rsidR="007A6D31" w:rsidRDefault="004F4008" w:rsidP="004F4008">
            <w:pPr>
              <w:spacing w:before="120" w:line="300" w:lineRule="auto"/>
              <w:rPr>
                <w:rFonts w:ascii="Times New Roman" w:eastAsia="Times New Roman" w:hAnsi="Times New Roman" w:cs="Times New Roman"/>
                <w:color w:val="000000"/>
              </w:rPr>
            </w:pPr>
            <w:r>
              <w:rPr>
                <w:noProof/>
              </w:rPr>
              <w:drawing>
                <wp:inline distT="0" distB="0" distL="0" distR="0" wp14:anchorId="2A436A91" wp14:editId="16891588">
                  <wp:extent cx="2429050" cy="1561499"/>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5618" cy="1668576"/>
                          </a:xfrm>
                          <a:prstGeom prst="rect">
                            <a:avLst/>
                          </a:prstGeom>
                        </pic:spPr>
                      </pic:pic>
                    </a:graphicData>
                  </a:graphic>
                </wp:inline>
              </w:drawing>
            </w:r>
          </w:p>
        </w:tc>
      </w:tr>
      <w:tr w:rsidR="00096C9C" w14:paraId="7E3A67EE" w14:textId="77777777" w:rsidTr="00A14BA8">
        <w:tc>
          <w:tcPr>
            <w:tcW w:w="9350" w:type="dxa"/>
            <w:gridSpan w:val="2"/>
          </w:tcPr>
          <w:p w14:paraId="585CE141" w14:textId="420159DA" w:rsidR="00096C9C" w:rsidRPr="00A14BA8" w:rsidRDefault="00096C9C">
            <w:pPr>
              <w:spacing w:before="120" w:after="120" w:line="300" w:lineRule="auto"/>
              <w:rPr>
                <w:rFonts w:asciiTheme="majorBidi" w:hAnsiTheme="majorBidi" w:cstheme="majorBidi"/>
                <w:b/>
                <w:bCs/>
                <w:noProof/>
              </w:rPr>
            </w:pPr>
            <w:r w:rsidRPr="00A14BA8">
              <w:rPr>
                <w:rFonts w:asciiTheme="majorBidi" w:hAnsiTheme="majorBidi" w:cstheme="majorBidi"/>
                <w:b/>
                <w:bCs/>
                <w:noProof/>
              </w:rPr>
              <w:t xml:space="preserve">Figure 5.1. </w:t>
            </w:r>
            <w:r w:rsidR="001C1B61">
              <w:rPr>
                <w:rFonts w:asciiTheme="majorBidi" w:hAnsiTheme="majorBidi" w:cstheme="majorBidi"/>
                <w:b/>
                <w:bCs/>
                <w:noProof/>
              </w:rPr>
              <w:t xml:space="preserve">Convert </w:t>
            </w:r>
            <w:r w:rsidR="007F7702">
              <w:rPr>
                <w:rFonts w:asciiTheme="majorBidi" w:hAnsiTheme="majorBidi" w:cstheme="majorBidi"/>
                <w:b/>
                <w:bCs/>
                <w:noProof/>
              </w:rPr>
              <w:t xml:space="preserve">Lake Mead </w:t>
            </w:r>
            <w:r w:rsidR="001C1B61">
              <w:rPr>
                <w:rFonts w:asciiTheme="majorBidi" w:hAnsiTheme="majorBidi" w:cstheme="majorBidi"/>
                <w:b/>
                <w:bCs/>
                <w:noProof/>
              </w:rPr>
              <w:t>c</w:t>
            </w:r>
            <w:r w:rsidR="006D25AB">
              <w:rPr>
                <w:rFonts w:asciiTheme="majorBidi" w:hAnsiTheme="majorBidi" w:cstheme="majorBidi"/>
                <w:b/>
                <w:bCs/>
                <w:noProof/>
              </w:rPr>
              <w:t>onservation accounts and  public pool</w:t>
            </w:r>
            <w:r w:rsidR="004F4008">
              <w:rPr>
                <w:rFonts w:asciiTheme="majorBidi" w:hAnsiTheme="majorBidi" w:cstheme="majorBidi"/>
                <w:b/>
                <w:bCs/>
                <w:noProof/>
              </w:rPr>
              <w:t>s</w:t>
            </w:r>
            <w:r w:rsidR="006D25AB">
              <w:rPr>
                <w:rFonts w:asciiTheme="majorBidi" w:hAnsiTheme="majorBidi" w:cstheme="majorBidi"/>
                <w:b/>
                <w:bCs/>
                <w:noProof/>
              </w:rPr>
              <w:t xml:space="preserve"> (left, current operations) into</w:t>
            </w:r>
            <w:r w:rsidRPr="00A14BA8">
              <w:rPr>
                <w:rFonts w:asciiTheme="majorBidi" w:hAnsiTheme="majorBidi" w:cstheme="majorBidi"/>
                <w:b/>
                <w:bCs/>
                <w:noProof/>
              </w:rPr>
              <w:t xml:space="preserve"> </w:t>
            </w:r>
            <w:r w:rsidR="004F4008">
              <w:rPr>
                <w:rFonts w:asciiTheme="majorBidi" w:hAnsiTheme="majorBidi" w:cstheme="majorBidi"/>
                <w:b/>
                <w:bCs/>
                <w:noProof/>
              </w:rPr>
              <w:t>individual flex</w:t>
            </w:r>
            <w:r w:rsidR="001C1B61">
              <w:rPr>
                <w:rFonts w:asciiTheme="majorBidi" w:hAnsiTheme="majorBidi" w:cstheme="majorBidi"/>
                <w:b/>
                <w:bCs/>
                <w:noProof/>
              </w:rPr>
              <w:t xml:space="preserve"> </w:t>
            </w:r>
            <w:r w:rsidRPr="00A14BA8">
              <w:rPr>
                <w:rFonts w:asciiTheme="majorBidi" w:hAnsiTheme="majorBidi" w:cstheme="majorBidi"/>
                <w:b/>
                <w:bCs/>
                <w:noProof/>
              </w:rPr>
              <w:t xml:space="preserve">accounts that give parties more flexibility to conserve and consume independent of other </w:t>
            </w:r>
            <w:r w:rsidR="006D25AB">
              <w:rPr>
                <w:rFonts w:asciiTheme="majorBidi" w:hAnsiTheme="majorBidi" w:cstheme="majorBidi"/>
                <w:b/>
                <w:bCs/>
                <w:noProof/>
              </w:rPr>
              <w:t>parties</w:t>
            </w:r>
            <w:r w:rsidRPr="00A14BA8">
              <w:rPr>
                <w:rFonts w:asciiTheme="majorBidi" w:hAnsiTheme="majorBidi" w:cstheme="majorBidi"/>
                <w:b/>
                <w:bCs/>
                <w:noProof/>
              </w:rPr>
              <w:t xml:space="preserve"> (right).</w:t>
            </w:r>
          </w:p>
        </w:tc>
      </w:tr>
    </w:tbl>
    <w:p w14:paraId="101991CC" w14:textId="1712D146" w:rsidR="00DE2241" w:rsidRPr="00104F20" w:rsidRDefault="00FC3538" w:rsidP="00104F2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Combining </w:t>
      </w:r>
      <w:r w:rsidR="00BD40B1">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conservation principles </w:t>
      </w:r>
      <w:r w:rsidR="00BD40B1">
        <w:rPr>
          <w:rFonts w:ascii="Times New Roman" w:eastAsia="Times New Roman" w:hAnsi="Times New Roman" w:cs="Times New Roman"/>
          <w:color w:val="000000"/>
        </w:rPr>
        <w:t xml:space="preserve">of </w:t>
      </w:r>
      <w:r>
        <w:rPr>
          <w:rFonts w:ascii="Times New Roman" w:eastAsia="Times New Roman" w:hAnsi="Times New Roman" w:cs="Times New Roman"/>
          <w:color w:val="000000"/>
        </w:rPr>
        <w:t xml:space="preserve">temporary, compensated, sooner, </w:t>
      </w:r>
      <w:r w:rsidR="00C009E3">
        <w:rPr>
          <w:rFonts w:ascii="Times New Roman" w:eastAsia="Times New Roman" w:hAnsi="Times New Roman" w:cs="Times New Roman"/>
          <w:color w:val="000000"/>
        </w:rPr>
        <w:t xml:space="preserve">make a </w:t>
      </w:r>
      <w:r>
        <w:rPr>
          <w:rFonts w:ascii="Times New Roman" w:eastAsia="Times New Roman" w:hAnsi="Times New Roman" w:cs="Times New Roman"/>
          <w:color w:val="000000"/>
        </w:rPr>
        <w:t xml:space="preserve">habit, </w:t>
      </w:r>
      <w:r w:rsidR="00C009E3">
        <w:rPr>
          <w:rFonts w:ascii="Times New Roman" w:eastAsia="Times New Roman" w:hAnsi="Times New Roman" w:cs="Times New Roman"/>
          <w:color w:val="000000"/>
        </w:rPr>
        <w:t>save money, and save time</w:t>
      </w:r>
      <w:r>
        <w:rPr>
          <w:rFonts w:ascii="Times New Roman" w:eastAsia="Times New Roman" w:hAnsi="Times New Roman" w:cs="Times New Roman"/>
          <w:color w:val="000000"/>
        </w:rPr>
        <w:t xml:space="preserve"> can create </w:t>
      </w:r>
      <w:r w:rsidR="00694DB2">
        <w:rPr>
          <w:rFonts w:ascii="Times New Roman" w:eastAsia="Times New Roman" w:hAnsi="Times New Roman" w:cs="Times New Roman"/>
          <w:color w:val="000000"/>
        </w:rPr>
        <w:t>positive</w:t>
      </w:r>
      <w:r>
        <w:rPr>
          <w:rFonts w:ascii="Times New Roman" w:eastAsia="Times New Roman" w:hAnsi="Times New Roman" w:cs="Times New Roman"/>
          <w:color w:val="000000"/>
        </w:rPr>
        <w:t xml:space="preserve"> opportunit</w:t>
      </w:r>
      <w:r w:rsidR="00694DB2">
        <w:rPr>
          <w:rFonts w:ascii="Times New Roman" w:eastAsia="Times New Roman" w:hAnsi="Times New Roman" w:cs="Times New Roman"/>
          <w:color w:val="000000"/>
        </w:rPr>
        <w:t xml:space="preserve">ies. For example, </w:t>
      </w:r>
      <w:r>
        <w:rPr>
          <w:rFonts w:ascii="Times New Roman" w:eastAsia="Times New Roman" w:hAnsi="Times New Roman" w:cs="Times New Roman"/>
          <w:color w:val="000000"/>
        </w:rPr>
        <w:t>a</w:t>
      </w:r>
      <w:r w:rsidR="00104F20" w:rsidRPr="00104F20">
        <w:rPr>
          <w:rFonts w:ascii="Times New Roman" w:eastAsia="Times New Roman" w:hAnsi="Times New Roman" w:cs="Times New Roman"/>
          <w:color w:val="000000"/>
        </w:rPr>
        <w:t>n urban user approach</w:t>
      </w:r>
      <w:r>
        <w:rPr>
          <w:rFonts w:ascii="Times New Roman" w:eastAsia="Times New Roman" w:hAnsi="Times New Roman" w:cs="Times New Roman"/>
          <w:color w:val="000000"/>
        </w:rPr>
        <w:t>es</w:t>
      </w:r>
      <w:r w:rsidR="00104F20" w:rsidRPr="00104F20">
        <w:rPr>
          <w:rFonts w:ascii="Times New Roman" w:eastAsia="Times New Roman" w:hAnsi="Times New Roman" w:cs="Times New Roman"/>
          <w:color w:val="000000"/>
        </w:rPr>
        <w:t xml:space="preserve"> an upstream agricultural user to lease water during a low flow period. The urban user require</w:t>
      </w:r>
      <w:r>
        <w:rPr>
          <w:rFonts w:ascii="Times New Roman" w:eastAsia="Times New Roman" w:hAnsi="Times New Roman" w:cs="Times New Roman"/>
          <w:color w:val="000000"/>
        </w:rPr>
        <w:t>s</w:t>
      </w:r>
      <w:r w:rsidR="00104F20" w:rsidRPr="00104F20">
        <w:rPr>
          <w:rFonts w:ascii="Times New Roman" w:eastAsia="Times New Roman" w:hAnsi="Times New Roman" w:cs="Times New Roman"/>
          <w:color w:val="000000"/>
        </w:rPr>
        <w:t xml:space="preserve"> the agricultural user to invest </w:t>
      </w:r>
      <w:r w:rsidR="00182EC2">
        <w:rPr>
          <w:rFonts w:ascii="Times New Roman" w:eastAsia="Times New Roman" w:hAnsi="Times New Roman" w:cs="Times New Roman"/>
          <w:color w:val="000000"/>
        </w:rPr>
        <w:t xml:space="preserve">some of </w:t>
      </w:r>
      <w:r w:rsidR="00104F20" w:rsidRPr="00104F20">
        <w:rPr>
          <w:rFonts w:ascii="Times New Roman" w:eastAsia="Times New Roman" w:hAnsi="Times New Roman" w:cs="Times New Roman"/>
          <w:color w:val="000000"/>
        </w:rPr>
        <w:t>the payments to improve farm water conservation</w:t>
      </w:r>
      <w:r w:rsidR="00D356B9">
        <w:rPr>
          <w:rFonts w:ascii="Times New Roman" w:eastAsia="Times New Roman" w:hAnsi="Times New Roman" w:cs="Times New Roman"/>
          <w:color w:val="000000"/>
        </w:rPr>
        <w:t xml:space="preserve"> (Rosenberg, 2021</w:t>
      </w:r>
      <w:r w:rsidR="009F4059">
        <w:rPr>
          <w:rFonts w:ascii="Times New Roman" w:eastAsia="Times New Roman" w:hAnsi="Times New Roman" w:cs="Times New Roman"/>
          <w:color w:val="000000"/>
        </w:rPr>
        <w:t>b</w:t>
      </w:r>
      <w:r w:rsidR="00D356B9">
        <w:rPr>
          <w:rFonts w:ascii="Times New Roman" w:eastAsia="Times New Roman" w:hAnsi="Times New Roman" w:cs="Times New Roman"/>
          <w:color w:val="000000"/>
        </w:rPr>
        <w:t>)</w:t>
      </w:r>
      <w:r w:rsidR="00104F20" w:rsidRPr="00104F20">
        <w:rPr>
          <w:rFonts w:ascii="Times New Roman" w:eastAsia="Times New Roman" w:hAnsi="Times New Roman" w:cs="Times New Roman"/>
          <w:color w:val="000000"/>
        </w:rPr>
        <w:t>. This requirement keeps payments in the local community, spurs growth of local agr</w:t>
      </w:r>
      <w:r w:rsidR="00934946">
        <w:rPr>
          <w:rFonts w:ascii="Times New Roman" w:eastAsia="Times New Roman" w:hAnsi="Times New Roman" w:cs="Times New Roman"/>
          <w:color w:val="000000"/>
        </w:rPr>
        <w:t>i</w:t>
      </w:r>
      <w:r w:rsidR="00104F20" w:rsidRPr="00104F20">
        <w:rPr>
          <w:rFonts w:ascii="Times New Roman" w:eastAsia="Times New Roman" w:hAnsi="Times New Roman" w:cs="Times New Roman"/>
          <w:color w:val="000000"/>
        </w:rPr>
        <w:t xml:space="preserve">-businesses, and makes more water available for lease in future years. </w:t>
      </w:r>
      <w:r>
        <w:rPr>
          <w:rFonts w:ascii="Times New Roman" w:eastAsia="Times New Roman" w:hAnsi="Times New Roman" w:cs="Times New Roman"/>
          <w:color w:val="000000"/>
        </w:rPr>
        <w:t>T</w:t>
      </w:r>
      <w:r w:rsidR="00104F20" w:rsidRPr="00104F20">
        <w:rPr>
          <w:rFonts w:ascii="Times New Roman" w:eastAsia="Times New Roman" w:hAnsi="Times New Roman" w:cs="Times New Roman"/>
          <w:color w:val="000000"/>
        </w:rPr>
        <w:t>he temporary lease and required investment keep the agricultural user in operation and curtail the reviled buy</w:t>
      </w:r>
      <w:r w:rsidR="00182EC2">
        <w:rPr>
          <w:rFonts w:ascii="Times New Roman" w:eastAsia="Times New Roman" w:hAnsi="Times New Roman" w:cs="Times New Roman"/>
          <w:color w:val="000000"/>
        </w:rPr>
        <w:t>-and-dry</w:t>
      </w:r>
      <w:r w:rsidR="00104F20" w:rsidRPr="00104F20">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transaction where a permanent purchase permanently </w:t>
      </w:r>
      <w:r w:rsidR="00104F20" w:rsidRPr="00104F20">
        <w:rPr>
          <w:rFonts w:ascii="Times New Roman" w:eastAsia="Times New Roman" w:hAnsi="Times New Roman" w:cs="Times New Roman"/>
          <w:color w:val="000000"/>
        </w:rPr>
        <w:t>dr</w:t>
      </w:r>
      <w:r w:rsidR="00182EC2">
        <w:rPr>
          <w:rFonts w:ascii="Times New Roman" w:eastAsia="Times New Roman" w:hAnsi="Times New Roman" w:cs="Times New Roman"/>
          <w:color w:val="000000"/>
        </w:rPr>
        <w:t>ies</w:t>
      </w:r>
      <w:r w:rsidR="00104F20" w:rsidRPr="00104F20">
        <w:rPr>
          <w:rFonts w:ascii="Times New Roman" w:eastAsia="Times New Roman" w:hAnsi="Times New Roman" w:cs="Times New Roman"/>
          <w:color w:val="000000"/>
        </w:rPr>
        <w:t xml:space="preserve"> the agricultural land. </w:t>
      </w:r>
      <w:r w:rsidR="00C009E3">
        <w:rPr>
          <w:rFonts w:ascii="Times New Roman" w:eastAsia="Times New Roman" w:hAnsi="Times New Roman" w:cs="Times New Roman"/>
          <w:color w:val="000000"/>
        </w:rPr>
        <w:t>In t</w:t>
      </w:r>
      <w:r w:rsidR="00104F20" w:rsidRPr="00104F20">
        <w:rPr>
          <w:rFonts w:ascii="Times New Roman" w:eastAsia="Times New Roman" w:hAnsi="Times New Roman" w:cs="Times New Roman"/>
          <w:color w:val="000000"/>
        </w:rPr>
        <w:t>h</w:t>
      </w:r>
      <w:r w:rsidR="00694DB2">
        <w:rPr>
          <w:rFonts w:ascii="Times New Roman" w:eastAsia="Times New Roman" w:hAnsi="Times New Roman" w:cs="Times New Roman"/>
          <w:color w:val="000000"/>
        </w:rPr>
        <w:t xml:space="preserve">is positive </w:t>
      </w:r>
      <w:r w:rsidR="00104F20" w:rsidRPr="00104F20">
        <w:rPr>
          <w:rFonts w:ascii="Times New Roman" w:eastAsia="Times New Roman" w:hAnsi="Times New Roman" w:cs="Times New Roman"/>
          <w:color w:val="000000"/>
        </w:rPr>
        <w:t>transaction</w:t>
      </w:r>
      <w:r w:rsidR="00C009E3">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1) </w:t>
      </w:r>
      <w:r w:rsidR="00104F20" w:rsidRPr="00104F20">
        <w:rPr>
          <w:rFonts w:ascii="Times New Roman" w:eastAsia="Times New Roman" w:hAnsi="Times New Roman" w:cs="Times New Roman"/>
          <w:color w:val="000000"/>
        </w:rPr>
        <w:t xml:space="preserve">an urban user gets temporary access to some more water during a critical dry period while an agricultural community is </w:t>
      </w:r>
      <w:r w:rsidR="00182EC2">
        <w:rPr>
          <w:rFonts w:ascii="Times New Roman" w:eastAsia="Times New Roman" w:hAnsi="Times New Roman" w:cs="Times New Roman"/>
          <w:color w:val="000000"/>
        </w:rPr>
        <w:t xml:space="preserve">compensated, 2) the agricultural users starts conserving </w:t>
      </w:r>
      <w:r w:rsidR="00104F20" w:rsidRPr="00104F20">
        <w:rPr>
          <w:rFonts w:ascii="Times New Roman" w:eastAsia="Times New Roman" w:hAnsi="Times New Roman" w:cs="Times New Roman"/>
          <w:color w:val="000000"/>
        </w:rPr>
        <w:t>sooner than they otherwise would</w:t>
      </w:r>
      <w:r w:rsidR="00182EC2">
        <w:rPr>
          <w:rFonts w:ascii="Times New Roman" w:eastAsia="Times New Roman" w:hAnsi="Times New Roman" w:cs="Times New Roman"/>
          <w:color w:val="000000"/>
        </w:rPr>
        <w:t>, 3) the agricultural user</w:t>
      </w:r>
      <w:r w:rsidR="001F77ED">
        <w:rPr>
          <w:rFonts w:ascii="Times New Roman" w:eastAsia="Times New Roman" w:hAnsi="Times New Roman" w:cs="Times New Roman"/>
          <w:color w:val="000000"/>
        </w:rPr>
        <w:t xml:space="preserve"> develops a conservation habit through repeated leases, 4) the parties</w:t>
      </w:r>
      <w:r w:rsidR="00DE2241">
        <w:rPr>
          <w:rFonts w:ascii="Times New Roman" w:eastAsia="Times New Roman" w:hAnsi="Times New Roman" w:cs="Times New Roman"/>
          <w:color w:val="000000"/>
        </w:rPr>
        <w:t xml:space="preserve"> together</w:t>
      </w:r>
      <w:r w:rsidR="001F77ED">
        <w:rPr>
          <w:rFonts w:ascii="Times New Roman" w:eastAsia="Times New Roman" w:hAnsi="Times New Roman" w:cs="Times New Roman"/>
          <w:color w:val="000000"/>
        </w:rPr>
        <w:t xml:space="preserve"> save water, money, and time, </w:t>
      </w:r>
      <w:r w:rsidR="00D356B9">
        <w:rPr>
          <w:rFonts w:ascii="Times New Roman" w:eastAsia="Times New Roman" w:hAnsi="Times New Roman" w:cs="Times New Roman"/>
          <w:color w:val="000000"/>
        </w:rPr>
        <w:t xml:space="preserve">and </w:t>
      </w:r>
      <w:r w:rsidR="001F77ED">
        <w:rPr>
          <w:rFonts w:ascii="Times New Roman" w:eastAsia="Times New Roman" w:hAnsi="Times New Roman" w:cs="Times New Roman"/>
          <w:color w:val="000000"/>
        </w:rPr>
        <w:t>5)</w:t>
      </w:r>
      <w:r w:rsidR="00182EC2">
        <w:rPr>
          <w:rFonts w:ascii="Times New Roman" w:eastAsia="Times New Roman" w:hAnsi="Times New Roman" w:cs="Times New Roman"/>
          <w:color w:val="000000"/>
        </w:rPr>
        <w:t xml:space="preserve"> </w:t>
      </w:r>
      <w:r w:rsidR="00C009E3">
        <w:rPr>
          <w:rFonts w:ascii="Times New Roman" w:eastAsia="Times New Roman" w:hAnsi="Times New Roman" w:cs="Times New Roman"/>
          <w:color w:val="000000"/>
        </w:rPr>
        <w:t xml:space="preserve">the parties </w:t>
      </w:r>
      <w:r w:rsidR="001F77ED">
        <w:rPr>
          <w:rFonts w:ascii="Times New Roman" w:eastAsia="Times New Roman" w:hAnsi="Times New Roman" w:cs="Times New Roman"/>
          <w:color w:val="000000"/>
        </w:rPr>
        <w:t>sustain and grow the agricultural community</w:t>
      </w:r>
      <w:r w:rsidR="00104F20" w:rsidRPr="00104F20">
        <w:rPr>
          <w:rFonts w:ascii="Times New Roman" w:eastAsia="Times New Roman" w:hAnsi="Times New Roman" w:cs="Times New Roman"/>
          <w:color w:val="000000"/>
        </w:rPr>
        <w:t>.</w:t>
      </w:r>
    </w:p>
    <w:p w14:paraId="3FCFE771" w14:textId="468FFA2B" w:rsidR="00104F20" w:rsidRPr="00104F20" w:rsidRDefault="0099498D" w:rsidP="007D1928">
      <w:pPr>
        <w:spacing w:before="120" w:after="120" w:line="300" w:lineRule="auto"/>
        <w:rPr>
          <w:rFonts w:ascii="Times New Roman" w:eastAsia="Times New Roman" w:hAnsi="Times New Roman" w:cs="Times New Roman"/>
          <w:color w:val="000000"/>
        </w:rPr>
      </w:pPr>
      <w:del w:id="10" w:author="david" w:date="2021-09-11T10:08:00Z">
        <w:r w:rsidDel="00A32448">
          <w:rPr>
            <w:rFonts w:ascii="Times New Roman" w:eastAsia="Times New Roman" w:hAnsi="Times New Roman" w:cs="Times New Roman"/>
            <w:color w:val="000000"/>
          </w:rPr>
          <w:delText xml:space="preserve">Combining </w:delText>
        </w:r>
      </w:del>
      <w:ins w:id="11" w:author="david" w:date="2021-09-11T10:08:00Z">
        <w:r w:rsidR="00A32448">
          <w:rPr>
            <w:rFonts w:ascii="Times New Roman" w:eastAsia="Times New Roman" w:hAnsi="Times New Roman" w:cs="Times New Roman"/>
            <w:color w:val="000000"/>
          </w:rPr>
          <w:t>Combin</w:t>
        </w:r>
        <w:r w:rsidR="00A32448">
          <w:rPr>
            <w:rFonts w:ascii="Times New Roman" w:eastAsia="Times New Roman" w:hAnsi="Times New Roman" w:cs="Times New Roman"/>
            <w:color w:val="000000"/>
          </w:rPr>
          <w:t>e</w:t>
        </w:r>
        <w:r w:rsidR="00A32448">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the conservation principles of temporary, compensated, and more flexibility </w:t>
      </w:r>
      <w:ins w:id="12" w:author="david" w:date="2021-09-11T10:08:00Z">
        <w:r w:rsidR="00A32448">
          <w:rPr>
            <w:rFonts w:ascii="Times New Roman" w:eastAsia="Times New Roman" w:hAnsi="Times New Roman" w:cs="Times New Roman"/>
            <w:color w:val="000000"/>
          </w:rPr>
          <w:t xml:space="preserve">to </w:t>
        </w:r>
      </w:ins>
      <w:ins w:id="13" w:author="david" w:date="2021-09-11T10:13:00Z">
        <w:r w:rsidR="00CE56FD">
          <w:rPr>
            <w:rFonts w:ascii="Times New Roman" w:eastAsia="Times New Roman" w:hAnsi="Times New Roman" w:cs="Times New Roman"/>
            <w:color w:val="000000"/>
          </w:rPr>
          <w:t xml:space="preserve">let parties </w:t>
        </w:r>
      </w:ins>
      <w:ins w:id="14" w:author="david" w:date="2021-09-11T10:09:00Z">
        <w:r w:rsidR="00A32448">
          <w:rPr>
            <w:rFonts w:ascii="Times New Roman" w:eastAsia="Times New Roman" w:hAnsi="Times New Roman" w:cs="Times New Roman"/>
            <w:color w:val="000000"/>
          </w:rPr>
          <w:t xml:space="preserve">manage all the available water in a combined </w:t>
        </w:r>
      </w:ins>
      <w:ins w:id="15" w:author="david" w:date="2021-09-11T10:10:00Z">
        <w:r w:rsidR="00A32448">
          <w:rPr>
            <w:rFonts w:ascii="Times New Roman" w:eastAsia="Times New Roman" w:hAnsi="Times New Roman" w:cs="Times New Roman"/>
            <w:color w:val="000000"/>
          </w:rPr>
          <w:t xml:space="preserve">Lake Powell-Lake Mead </w:t>
        </w:r>
      </w:ins>
      <w:ins w:id="16" w:author="david" w:date="2021-09-11T10:09:00Z">
        <w:r w:rsidR="00A32448">
          <w:rPr>
            <w:rFonts w:ascii="Times New Roman" w:eastAsia="Times New Roman" w:hAnsi="Times New Roman" w:cs="Times New Roman"/>
            <w:color w:val="000000"/>
          </w:rPr>
          <w:t>system</w:t>
        </w:r>
      </w:ins>
      <w:ins w:id="17" w:author="david" w:date="2021-09-11T10:10:00Z">
        <w:r w:rsidR="00A32448">
          <w:rPr>
            <w:rFonts w:ascii="Times New Roman" w:eastAsia="Times New Roman" w:hAnsi="Times New Roman" w:cs="Times New Roman"/>
            <w:color w:val="000000"/>
          </w:rPr>
          <w:t xml:space="preserve"> </w:t>
        </w:r>
      </w:ins>
      <w:ins w:id="18" w:author="david" w:date="2021-09-11T10:13:00Z">
        <w:r w:rsidR="00CE56FD">
          <w:rPr>
            <w:rFonts w:ascii="Times New Roman" w:eastAsia="Times New Roman" w:hAnsi="Times New Roman" w:cs="Times New Roman"/>
            <w:color w:val="000000"/>
          </w:rPr>
          <w:t xml:space="preserve">not just the water in Lake Mead conservation accounts. </w:t>
        </w:r>
      </w:ins>
      <w:ins w:id="19" w:author="david" w:date="2021-09-11T10:21:00Z">
        <w:r w:rsidR="00CE56FD">
          <w:rPr>
            <w:rFonts w:ascii="Times New Roman" w:eastAsia="Times New Roman" w:hAnsi="Times New Roman" w:cs="Times New Roman"/>
            <w:color w:val="000000"/>
          </w:rPr>
          <w:t>To create this setup, convert existing public pools in both reservoirs and Lake Mead conservation accounts to flex account</w:t>
        </w:r>
      </w:ins>
      <w:ins w:id="20" w:author="david" w:date="2021-09-11T10:22:00Z">
        <w:r w:rsidR="00CE56FD">
          <w:rPr>
            <w:rFonts w:ascii="Times New Roman" w:eastAsia="Times New Roman" w:hAnsi="Times New Roman" w:cs="Times New Roman"/>
            <w:color w:val="000000"/>
          </w:rPr>
          <w:t>s</w:t>
        </w:r>
      </w:ins>
      <w:ins w:id="21" w:author="david" w:date="2021-09-11T10:21:00Z">
        <w:r w:rsidR="00CE56FD">
          <w:rPr>
            <w:rFonts w:ascii="Times New Roman" w:eastAsia="Times New Roman" w:hAnsi="Times New Roman" w:cs="Times New Roman"/>
            <w:color w:val="000000"/>
          </w:rPr>
          <w:t xml:space="preserve"> (Figure 5.1). Each party decides their conservation and consumption within their available water independent of other parties (</w:t>
        </w:r>
      </w:ins>
      <w:ins w:id="22" w:author="david" w:date="2021-09-11T10:26:00Z">
        <w:r w:rsidR="006C1901">
          <w:rPr>
            <w:rFonts w:ascii="Times New Roman" w:eastAsia="Times New Roman" w:hAnsi="Times New Roman" w:cs="Times New Roman"/>
            <w:color w:val="000000"/>
          </w:rPr>
          <w:t>Rosenberg 2021c)</w:t>
        </w:r>
      </w:ins>
      <w:ins w:id="23" w:author="david" w:date="2021-09-11T10:21:00Z">
        <w:r w:rsidR="00CE56FD">
          <w:rPr>
            <w:rFonts w:ascii="Times New Roman" w:eastAsia="Times New Roman" w:hAnsi="Times New Roman" w:cs="Times New Roman"/>
            <w:color w:val="000000"/>
          </w:rPr>
          <w:t>.</w:t>
        </w:r>
      </w:ins>
      <w:ins w:id="24" w:author="david" w:date="2021-09-11T10:22:00Z">
        <w:r w:rsidR="00CE56FD">
          <w:rPr>
            <w:rFonts w:ascii="Times New Roman" w:eastAsia="Times New Roman" w:hAnsi="Times New Roman" w:cs="Times New Roman"/>
            <w:color w:val="000000"/>
          </w:rPr>
          <w:t xml:space="preserve"> P</w:t>
        </w:r>
      </w:ins>
      <w:ins w:id="25" w:author="david" w:date="2021-09-11T10:14:00Z">
        <w:r w:rsidR="00CE56FD">
          <w:rPr>
            <w:rFonts w:ascii="Times New Roman" w:eastAsia="Times New Roman" w:hAnsi="Times New Roman" w:cs="Times New Roman"/>
            <w:color w:val="000000"/>
          </w:rPr>
          <w:t xml:space="preserve">arties can </w:t>
        </w:r>
      </w:ins>
      <w:del w:id="26" w:author="david" w:date="2021-09-11T10:10:00Z">
        <w:r w:rsidDel="00A32448">
          <w:rPr>
            <w:rFonts w:ascii="Times New Roman" w:eastAsia="Times New Roman" w:hAnsi="Times New Roman" w:cs="Times New Roman"/>
            <w:color w:val="000000"/>
          </w:rPr>
          <w:delText xml:space="preserve">can create opportunities for parties to </w:delText>
        </w:r>
      </w:del>
      <w:r>
        <w:rPr>
          <w:rFonts w:ascii="Times New Roman" w:eastAsia="Times New Roman" w:hAnsi="Times New Roman" w:cs="Times New Roman"/>
          <w:color w:val="000000"/>
        </w:rPr>
        <w:t xml:space="preserve">sell some of their available water to other </w:t>
      </w:r>
      <w:del w:id="27" w:author="david" w:date="2021-09-11T10:10:00Z">
        <w:r w:rsidDel="00A32448">
          <w:rPr>
            <w:rFonts w:ascii="Times New Roman" w:eastAsia="Times New Roman" w:hAnsi="Times New Roman" w:cs="Times New Roman"/>
            <w:color w:val="000000"/>
          </w:rPr>
          <w:delText xml:space="preserve">users </w:delText>
        </w:r>
      </w:del>
      <w:ins w:id="28" w:author="david" w:date="2021-09-11T10:10:00Z">
        <w:r w:rsidR="00A32448">
          <w:rPr>
            <w:rFonts w:ascii="Times New Roman" w:eastAsia="Times New Roman" w:hAnsi="Times New Roman" w:cs="Times New Roman"/>
            <w:color w:val="000000"/>
          </w:rPr>
          <w:t>parties</w:t>
        </w:r>
        <w:r w:rsidR="00A32448">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or purchase </w:t>
      </w:r>
      <w:r w:rsidR="007A6D31">
        <w:rPr>
          <w:rFonts w:ascii="Times New Roman" w:eastAsia="Times New Roman" w:hAnsi="Times New Roman" w:cs="Times New Roman"/>
          <w:color w:val="000000"/>
        </w:rPr>
        <w:t xml:space="preserve">available </w:t>
      </w:r>
      <w:r>
        <w:rPr>
          <w:rFonts w:ascii="Times New Roman" w:eastAsia="Times New Roman" w:hAnsi="Times New Roman" w:cs="Times New Roman"/>
          <w:color w:val="000000"/>
        </w:rPr>
        <w:t xml:space="preserve">water from other </w:t>
      </w:r>
      <w:del w:id="29" w:author="david" w:date="2021-09-11T10:10:00Z">
        <w:r w:rsidDel="00A32448">
          <w:rPr>
            <w:rFonts w:ascii="Times New Roman" w:eastAsia="Times New Roman" w:hAnsi="Times New Roman" w:cs="Times New Roman"/>
            <w:color w:val="000000"/>
          </w:rPr>
          <w:delText>users</w:delText>
        </w:r>
      </w:del>
      <w:ins w:id="30" w:author="david" w:date="2021-09-11T10:10:00Z">
        <w:r w:rsidR="00A32448">
          <w:rPr>
            <w:rFonts w:ascii="Times New Roman" w:eastAsia="Times New Roman" w:hAnsi="Times New Roman" w:cs="Times New Roman"/>
            <w:color w:val="000000"/>
          </w:rPr>
          <w:t>parties</w:t>
        </w:r>
      </w:ins>
      <w:r>
        <w:rPr>
          <w:rFonts w:ascii="Times New Roman" w:eastAsia="Times New Roman" w:hAnsi="Times New Roman" w:cs="Times New Roman"/>
          <w:color w:val="000000"/>
        </w:rPr>
        <w:t>.</w:t>
      </w:r>
      <w:ins w:id="31" w:author="david" w:date="2021-09-11T10:10:00Z">
        <w:r w:rsidR="00A32448">
          <w:rPr>
            <w:rFonts w:ascii="Times New Roman" w:eastAsia="Times New Roman" w:hAnsi="Times New Roman" w:cs="Times New Roman"/>
            <w:color w:val="000000"/>
          </w:rPr>
          <w:t xml:space="preserve"> </w:t>
        </w:r>
      </w:ins>
      <w:del w:id="32" w:author="david" w:date="2021-09-11T10:21:00Z">
        <w:r w:rsidDel="00CE56FD">
          <w:rPr>
            <w:rFonts w:ascii="Times New Roman" w:eastAsia="Times New Roman" w:hAnsi="Times New Roman" w:cs="Times New Roman"/>
            <w:color w:val="000000"/>
          </w:rPr>
          <w:delText xml:space="preserve"> </w:delText>
        </w:r>
      </w:del>
      <w:del w:id="33" w:author="david" w:date="2021-09-11T10:12:00Z">
        <w:r w:rsidDel="00A32448">
          <w:rPr>
            <w:rFonts w:ascii="Times New Roman" w:eastAsia="Times New Roman" w:hAnsi="Times New Roman" w:cs="Times New Roman"/>
            <w:color w:val="000000"/>
          </w:rPr>
          <w:delText>These c</w:delText>
        </w:r>
      </w:del>
      <w:ins w:id="34" w:author="david" w:date="2021-09-11T10:12:00Z">
        <w:r w:rsidR="00A32448">
          <w:rPr>
            <w:rFonts w:ascii="Times New Roman" w:eastAsia="Times New Roman" w:hAnsi="Times New Roman" w:cs="Times New Roman"/>
            <w:color w:val="000000"/>
          </w:rPr>
          <w:t>C</w:t>
        </w:r>
      </w:ins>
      <w:r>
        <w:rPr>
          <w:rFonts w:ascii="Times New Roman" w:eastAsia="Times New Roman" w:hAnsi="Times New Roman" w:cs="Times New Roman"/>
          <w:color w:val="000000"/>
        </w:rPr>
        <w:t>ompensated transactions move water from one account to another account in the combined reservoir storage system and do not require wheeling. With this combination, a party c</w:t>
      </w:r>
      <w:r w:rsidR="00DE2241">
        <w:rPr>
          <w:rFonts w:ascii="Times New Roman" w:eastAsia="Times New Roman" w:hAnsi="Times New Roman" w:cs="Times New Roman"/>
          <w:color w:val="000000"/>
        </w:rPr>
        <w:t>an</w:t>
      </w:r>
      <w:r>
        <w:rPr>
          <w:rFonts w:ascii="Times New Roman" w:eastAsia="Times New Roman" w:hAnsi="Times New Roman" w:cs="Times New Roman"/>
          <w:color w:val="000000"/>
        </w:rPr>
        <w:t xml:space="preserve"> sell some water </w:t>
      </w:r>
      <w:r w:rsidR="00DE2241">
        <w:rPr>
          <w:rFonts w:ascii="Times New Roman" w:eastAsia="Times New Roman" w:hAnsi="Times New Roman" w:cs="Times New Roman"/>
          <w:color w:val="000000"/>
        </w:rPr>
        <w:t xml:space="preserve">and get compensated </w:t>
      </w:r>
      <w:r>
        <w:rPr>
          <w:rFonts w:ascii="Times New Roman" w:eastAsia="Times New Roman" w:hAnsi="Times New Roman" w:cs="Times New Roman"/>
          <w:color w:val="000000"/>
        </w:rPr>
        <w:t>to initiat</w:t>
      </w:r>
      <w:r w:rsidR="00DE2241">
        <w:rPr>
          <w:rFonts w:ascii="Times New Roman" w:eastAsia="Times New Roman" w:hAnsi="Times New Roman" w:cs="Times New Roman"/>
          <w:color w:val="000000"/>
        </w:rPr>
        <w:t>e</w:t>
      </w:r>
      <w:r>
        <w:rPr>
          <w:rFonts w:ascii="Times New Roman" w:eastAsia="Times New Roman" w:hAnsi="Times New Roman" w:cs="Times New Roman"/>
          <w:color w:val="000000"/>
        </w:rPr>
        <w:t xml:space="preserve"> conservation ahead of a</w:t>
      </w:r>
      <w:r w:rsidR="00DE2241">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anticipated </w:t>
      </w:r>
      <w:r w:rsidR="00DE2241">
        <w:rPr>
          <w:rFonts w:ascii="Times New Roman" w:eastAsia="Times New Roman" w:hAnsi="Times New Roman" w:cs="Times New Roman"/>
          <w:color w:val="000000"/>
        </w:rPr>
        <w:t xml:space="preserve">future </w:t>
      </w:r>
      <w:r>
        <w:rPr>
          <w:rFonts w:ascii="Times New Roman" w:eastAsia="Times New Roman" w:hAnsi="Times New Roman" w:cs="Times New Roman"/>
          <w:color w:val="000000"/>
        </w:rPr>
        <w:t xml:space="preserve">mandatory shortage. </w:t>
      </w:r>
      <w:r w:rsidR="007A6D31">
        <w:rPr>
          <w:rFonts w:ascii="Times New Roman" w:eastAsia="Times New Roman" w:hAnsi="Times New Roman" w:cs="Times New Roman"/>
          <w:color w:val="000000"/>
        </w:rPr>
        <w:t>Another</w:t>
      </w:r>
      <w:r>
        <w:rPr>
          <w:rFonts w:ascii="Times New Roman" w:eastAsia="Times New Roman" w:hAnsi="Times New Roman" w:cs="Times New Roman"/>
          <w:color w:val="000000"/>
        </w:rPr>
        <w:t xml:space="preserve"> party c</w:t>
      </w:r>
      <w:r w:rsidR="00DE2241">
        <w:rPr>
          <w:rFonts w:ascii="Times New Roman" w:eastAsia="Times New Roman" w:hAnsi="Times New Roman" w:cs="Times New Roman"/>
          <w:color w:val="000000"/>
        </w:rPr>
        <w:t>an</w:t>
      </w:r>
      <w:r>
        <w:rPr>
          <w:rFonts w:ascii="Times New Roman" w:eastAsia="Times New Roman" w:hAnsi="Times New Roman" w:cs="Times New Roman"/>
          <w:color w:val="000000"/>
        </w:rPr>
        <w:t xml:space="preserve"> purchase water to help </w:t>
      </w:r>
      <w:r w:rsidR="00DE2241">
        <w:rPr>
          <w:rFonts w:ascii="Times New Roman" w:eastAsia="Times New Roman" w:hAnsi="Times New Roman" w:cs="Times New Roman"/>
          <w:color w:val="000000"/>
        </w:rPr>
        <w:t>make</w:t>
      </w:r>
      <w:r>
        <w:rPr>
          <w:rFonts w:ascii="Times New Roman" w:eastAsia="Times New Roman" w:hAnsi="Times New Roman" w:cs="Times New Roman"/>
          <w:color w:val="000000"/>
        </w:rPr>
        <w:t xml:space="preserve"> a mandatory conservation target that year.</w:t>
      </w:r>
      <w:r w:rsidR="007A6D31">
        <w:rPr>
          <w:rFonts w:ascii="Times New Roman" w:eastAsia="Times New Roman" w:hAnsi="Times New Roman" w:cs="Times New Roman"/>
          <w:color w:val="000000"/>
        </w:rPr>
        <w:t xml:space="preserve"> Still another party may prefer to buy water than conserve. </w:t>
      </w:r>
      <w:del w:id="35" w:author="david" w:date="2021-09-11T10:28:00Z">
        <w:r w:rsidR="007A6D31" w:rsidDel="006C1901">
          <w:rPr>
            <w:rFonts w:ascii="Times New Roman" w:eastAsia="Times New Roman" w:hAnsi="Times New Roman" w:cs="Times New Roman"/>
            <w:color w:val="000000"/>
          </w:rPr>
          <w:delText>Try out these and other collaborative conservation strategies w</w:delText>
        </w:r>
      </w:del>
      <w:del w:id="36" w:author="david" w:date="2021-09-11T10:29:00Z">
        <w:r w:rsidR="007A6D31" w:rsidDel="006C1901">
          <w:rPr>
            <w:rFonts w:ascii="Times New Roman" w:eastAsia="Times New Roman" w:hAnsi="Times New Roman" w:cs="Times New Roman"/>
            <w:color w:val="000000"/>
          </w:rPr>
          <w:delText xml:space="preserve">ith </w:delText>
        </w:r>
      </w:del>
      <w:del w:id="37" w:author="david" w:date="2021-09-11T10:28:00Z">
        <w:r w:rsidR="007A6D31" w:rsidDel="006C1901">
          <w:rPr>
            <w:rFonts w:ascii="Times New Roman" w:eastAsia="Times New Roman" w:hAnsi="Times New Roman" w:cs="Times New Roman"/>
            <w:color w:val="000000"/>
          </w:rPr>
          <w:delText>the</w:delText>
        </w:r>
      </w:del>
      <w:ins w:id="38" w:author="david" w:date="2021-09-11T10:29:00Z">
        <w:r w:rsidR="006C1901">
          <w:rPr>
            <w:rFonts w:ascii="Times New Roman" w:eastAsia="Times New Roman" w:hAnsi="Times New Roman" w:cs="Times New Roman"/>
            <w:color w:val="000000"/>
          </w:rPr>
          <w:t xml:space="preserve">Use </w:t>
        </w:r>
      </w:ins>
      <w:del w:id="39" w:author="david" w:date="2021-09-11T10:28:00Z">
        <w:r w:rsidR="007A6D31" w:rsidDel="006C1901">
          <w:rPr>
            <w:rFonts w:ascii="Times New Roman" w:eastAsia="Times New Roman" w:hAnsi="Times New Roman" w:cs="Times New Roman"/>
            <w:color w:val="000000"/>
          </w:rPr>
          <w:delText xml:space="preserve"> </w:delText>
        </w:r>
      </w:del>
      <w:ins w:id="40" w:author="david" w:date="2021-09-11T10:28:00Z">
        <w:r w:rsidR="006C1901">
          <w:rPr>
            <w:rFonts w:ascii="Times New Roman" w:eastAsia="Times New Roman" w:hAnsi="Times New Roman" w:cs="Times New Roman"/>
            <w:color w:val="000000"/>
          </w:rPr>
          <w:t>a new</w:t>
        </w:r>
        <w:r w:rsidR="006C1901">
          <w:rPr>
            <w:rFonts w:ascii="Times New Roman" w:eastAsia="Times New Roman" w:hAnsi="Times New Roman" w:cs="Times New Roman"/>
            <w:color w:val="000000"/>
          </w:rPr>
          <w:t xml:space="preserve"> </w:t>
        </w:r>
      </w:ins>
      <w:del w:id="41" w:author="david" w:date="2021-09-11T10:26:00Z">
        <w:r w:rsidDel="006C1901">
          <w:rPr>
            <w:rFonts w:ascii="Times New Roman" w:eastAsia="Times New Roman" w:hAnsi="Times New Roman" w:cs="Times New Roman"/>
            <w:color w:val="000000"/>
          </w:rPr>
          <w:delText>pilot flex accounting</w:delText>
        </w:r>
      </w:del>
      <w:ins w:id="42" w:author="david" w:date="2021-09-11T10:26:00Z">
        <w:r w:rsidR="006C1901">
          <w:rPr>
            <w:rFonts w:ascii="Times New Roman" w:eastAsia="Times New Roman" w:hAnsi="Times New Roman" w:cs="Times New Roman"/>
            <w:color w:val="000000"/>
          </w:rPr>
          <w:t>interac</w:t>
        </w:r>
      </w:ins>
      <w:ins w:id="43" w:author="david" w:date="2021-09-11T10:27:00Z">
        <w:r w:rsidR="006C1901">
          <w:rPr>
            <w:rFonts w:ascii="Times New Roman" w:eastAsia="Times New Roman" w:hAnsi="Times New Roman" w:cs="Times New Roman"/>
            <w:color w:val="000000"/>
          </w:rPr>
          <w:t>tive modeling</w:t>
        </w:r>
      </w:ins>
      <w:r>
        <w:rPr>
          <w:rFonts w:ascii="Times New Roman" w:eastAsia="Times New Roman" w:hAnsi="Times New Roman" w:cs="Times New Roman"/>
          <w:color w:val="000000"/>
        </w:rPr>
        <w:t xml:space="preserve"> tool </w:t>
      </w:r>
      <w:del w:id="44" w:author="david" w:date="2021-09-11T10:29:00Z">
        <w:r w:rsidDel="006C1901">
          <w:rPr>
            <w:rFonts w:ascii="Times New Roman" w:eastAsia="Times New Roman" w:hAnsi="Times New Roman" w:cs="Times New Roman"/>
            <w:color w:val="000000"/>
          </w:rPr>
          <w:delText xml:space="preserve">at </w:delText>
        </w:r>
      </w:del>
      <w:ins w:id="45" w:author="david" w:date="2021-09-11T10:29:00Z">
        <w:r w:rsidR="006C1901">
          <w:rPr>
            <w:rFonts w:ascii="Times New Roman" w:eastAsia="Times New Roman" w:hAnsi="Times New Roman" w:cs="Times New Roman"/>
            <w:color w:val="000000"/>
          </w:rPr>
          <w:t>(</w:t>
        </w:r>
      </w:ins>
      <w:r>
        <w:rPr>
          <w:rFonts w:ascii="Times New Roman" w:eastAsia="Times New Roman" w:hAnsi="Times New Roman" w:cs="Times New Roman"/>
          <w:color w:val="000000"/>
        </w:rPr>
        <w:t>Rosenberg</w:t>
      </w:r>
      <w:ins w:id="46" w:author="david" w:date="2021-09-11T10:29:00Z">
        <w:r w:rsidR="006C190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47" w:author="david" w:date="2021-09-11T10:29:00Z">
        <w:r w:rsidDel="006C1901">
          <w:rPr>
            <w:rFonts w:ascii="Times New Roman" w:eastAsia="Times New Roman" w:hAnsi="Times New Roman" w:cs="Times New Roman"/>
            <w:color w:val="000000"/>
          </w:rPr>
          <w:delText>(</w:delText>
        </w:r>
      </w:del>
      <w:r>
        <w:rPr>
          <w:rFonts w:ascii="Times New Roman" w:eastAsia="Times New Roman" w:hAnsi="Times New Roman" w:cs="Times New Roman"/>
          <w:color w:val="000000"/>
        </w:rPr>
        <w:t>2021</w:t>
      </w:r>
      <w:r w:rsidR="009F4059">
        <w:rPr>
          <w:rFonts w:ascii="Times New Roman" w:eastAsia="Times New Roman" w:hAnsi="Times New Roman" w:cs="Times New Roman"/>
          <w:color w:val="000000"/>
        </w:rPr>
        <w:t>c</w:t>
      </w:r>
      <w:r>
        <w:rPr>
          <w:rFonts w:ascii="Times New Roman" w:eastAsia="Times New Roman" w:hAnsi="Times New Roman" w:cs="Times New Roman"/>
          <w:color w:val="000000"/>
        </w:rPr>
        <w:t>)</w:t>
      </w:r>
      <w:ins w:id="48" w:author="david" w:date="2021-09-11T10:29:00Z">
        <w:r w:rsidR="006C1901">
          <w:rPr>
            <w:rFonts w:ascii="Times New Roman" w:eastAsia="Times New Roman" w:hAnsi="Times New Roman" w:cs="Times New Roman"/>
            <w:color w:val="000000"/>
          </w:rPr>
          <w:t xml:space="preserve"> to </w:t>
        </w:r>
        <w:r w:rsidR="006C1901">
          <w:rPr>
            <w:rFonts w:ascii="Times New Roman" w:eastAsia="Times New Roman" w:hAnsi="Times New Roman" w:cs="Times New Roman"/>
            <w:color w:val="000000"/>
          </w:rPr>
          <w:t>Try out the collaborative conservation strategies on your own or synchronously with</w:t>
        </w:r>
        <w:r w:rsidR="006C1901">
          <w:rPr>
            <w:rFonts w:ascii="Times New Roman" w:eastAsia="Times New Roman" w:hAnsi="Times New Roman" w:cs="Times New Roman"/>
            <w:color w:val="000000"/>
          </w:rPr>
          <w:t xml:space="preserve"> colleagues</w:t>
        </w:r>
      </w:ins>
      <w:r>
        <w:rPr>
          <w:rFonts w:ascii="Times New Roman" w:eastAsia="Times New Roman" w:hAnsi="Times New Roman" w:cs="Times New Roman"/>
          <w:color w:val="000000"/>
        </w:rPr>
        <w:t>.</w:t>
      </w:r>
      <w:r w:rsidR="007A6D31">
        <w:rPr>
          <w:rFonts w:ascii="Times New Roman" w:eastAsia="Times New Roman" w:hAnsi="Times New Roman" w:cs="Times New Roman"/>
          <w:color w:val="000000"/>
        </w:rPr>
        <w:t xml:space="preserve"> These collaborative conservation strategies turn lose-lose mandatory </w:t>
      </w:r>
      <w:r w:rsidR="00104F20" w:rsidRPr="00104F20">
        <w:rPr>
          <w:rFonts w:ascii="Times New Roman" w:eastAsia="Times New Roman" w:hAnsi="Times New Roman" w:cs="Times New Roman"/>
          <w:color w:val="000000"/>
        </w:rPr>
        <w:lastRenderedPageBreak/>
        <w:t xml:space="preserve">cutbacks </w:t>
      </w:r>
      <w:r w:rsidR="007A6D31">
        <w:rPr>
          <w:rFonts w:ascii="Times New Roman" w:eastAsia="Times New Roman" w:hAnsi="Times New Roman" w:cs="Times New Roman"/>
          <w:color w:val="000000"/>
        </w:rPr>
        <w:t>into</w:t>
      </w:r>
      <w:r w:rsidR="00104F20" w:rsidRPr="00104F20">
        <w:rPr>
          <w:rFonts w:ascii="Times New Roman" w:eastAsia="Times New Roman" w:hAnsi="Times New Roman" w:cs="Times New Roman"/>
          <w:color w:val="000000"/>
        </w:rPr>
        <w:t xml:space="preserve"> </w:t>
      </w:r>
      <w:r w:rsidR="00694DB2">
        <w:rPr>
          <w:rFonts w:ascii="Times New Roman" w:eastAsia="Times New Roman" w:hAnsi="Times New Roman" w:cs="Times New Roman"/>
          <w:color w:val="000000"/>
        </w:rPr>
        <w:t>more positive processes</w:t>
      </w:r>
      <w:r w:rsidR="007A6D31">
        <w:rPr>
          <w:rFonts w:ascii="Times New Roman" w:eastAsia="Times New Roman" w:hAnsi="Times New Roman" w:cs="Times New Roman"/>
          <w:color w:val="000000"/>
        </w:rPr>
        <w:t xml:space="preserve"> </w:t>
      </w:r>
      <w:r w:rsidR="00694DB2">
        <w:rPr>
          <w:rFonts w:ascii="Times New Roman" w:eastAsia="Times New Roman" w:hAnsi="Times New Roman" w:cs="Times New Roman"/>
          <w:color w:val="000000"/>
        </w:rPr>
        <w:t xml:space="preserve">that </w:t>
      </w:r>
      <w:r w:rsidR="00E5123E">
        <w:rPr>
          <w:rFonts w:ascii="Times New Roman" w:eastAsia="Times New Roman" w:hAnsi="Times New Roman" w:cs="Times New Roman"/>
          <w:color w:val="000000"/>
        </w:rPr>
        <w:t>allow</w:t>
      </w:r>
      <w:r w:rsidR="007A6D31">
        <w:rPr>
          <w:rFonts w:ascii="Times New Roman" w:eastAsia="Times New Roman" w:hAnsi="Times New Roman" w:cs="Times New Roman"/>
          <w:color w:val="000000"/>
        </w:rPr>
        <w:t xml:space="preserve"> </w:t>
      </w:r>
      <w:r w:rsidR="00104F20" w:rsidRPr="00104F20">
        <w:rPr>
          <w:rFonts w:ascii="Times New Roman" w:eastAsia="Times New Roman" w:hAnsi="Times New Roman" w:cs="Times New Roman"/>
          <w:color w:val="000000"/>
        </w:rPr>
        <w:t>voluntary</w:t>
      </w:r>
      <w:r w:rsidR="007A6D31">
        <w:rPr>
          <w:rFonts w:ascii="Times New Roman" w:eastAsia="Times New Roman" w:hAnsi="Times New Roman" w:cs="Times New Roman"/>
          <w:color w:val="000000"/>
        </w:rPr>
        <w:t xml:space="preserve">, </w:t>
      </w:r>
      <w:r w:rsidR="00104F20" w:rsidRPr="00104F20">
        <w:rPr>
          <w:rFonts w:ascii="Times New Roman" w:eastAsia="Times New Roman" w:hAnsi="Times New Roman" w:cs="Times New Roman"/>
          <w:color w:val="000000"/>
        </w:rPr>
        <w:t>compensated agreements</w:t>
      </w:r>
      <w:r w:rsidR="00BD40B1">
        <w:rPr>
          <w:rFonts w:ascii="Times New Roman" w:eastAsia="Times New Roman" w:hAnsi="Times New Roman" w:cs="Times New Roman"/>
          <w:color w:val="000000"/>
        </w:rPr>
        <w:t xml:space="preserve"> or more flexibility to conserve.</w:t>
      </w:r>
    </w:p>
    <w:p w14:paraId="1B1899EC" w14:textId="4C21E07C"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Limitations and Future works</w:t>
      </w:r>
    </w:p>
    <w:p w14:paraId="40810639" w14:textId="51B2C4E0" w:rsidR="00130F3C" w:rsidRDefault="00130F3C" w:rsidP="00997AF2">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There are numerous adaptive policies for reservoir operation</w:t>
      </w:r>
      <w:r w:rsidR="00457DD8">
        <w:rPr>
          <w:rFonts w:ascii="Times New Roman" w:eastAsia="Times New Roman" w:hAnsi="Times New Roman" w:cs="Times New Roman"/>
          <w:color w:val="000000"/>
        </w:rPr>
        <w:t>. These policies can be triggered by</w:t>
      </w:r>
      <w:r>
        <w:rPr>
          <w:rFonts w:ascii="Times New Roman" w:eastAsia="Times New Roman" w:hAnsi="Times New Roman" w:cs="Times New Roman"/>
          <w:color w:val="000000"/>
        </w:rPr>
        <w:t xml:space="preserve"> different reservoir storage, inflow, climate, or combinatory triggers. A</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w:t>
      </w:r>
      <w:r w:rsidRPr="003F6374">
        <w:rPr>
          <w:rFonts w:ascii="Times New Roman" w:eastAsia="Times New Roman" w:hAnsi="Times New Roman" w:cs="Times New Roman"/>
          <w:color w:val="000000"/>
        </w:rPr>
        <w:t xml:space="preserve">ombined Lake Powell and Lake Mead storage </w:t>
      </w:r>
      <w:r w:rsidR="00DE2241">
        <w:rPr>
          <w:rFonts w:ascii="Times New Roman" w:eastAsia="Times New Roman" w:hAnsi="Times New Roman" w:cs="Times New Roman"/>
          <w:color w:val="000000"/>
        </w:rPr>
        <w:t xml:space="preserve">volume </w:t>
      </w:r>
      <w:r>
        <w:rPr>
          <w:rFonts w:ascii="Times New Roman" w:eastAsia="Times New Roman" w:hAnsi="Times New Roman" w:cs="Times New Roman"/>
          <w:color w:val="000000"/>
        </w:rPr>
        <w:t xml:space="preserve">could </w:t>
      </w:r>
      <w:r w:rsidR="00457DD8">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trigger </w:t>
      </w:r>
      <w:r>
        <w:rPr>
          <w:rFonts w:ascii="Times New Roman" w:eastAsia="Times New Roman" w:hAnsi="Times New Roman" w:cs="Times New Roman"/>
          <w:color w:val="000000"/>
        </w:rPr>
        <w:t>an</w:t>
      </w:r>
      <w:r w:rsidRPr="003F6374">
        <w:rPr>
          <w:rFonts w:ascii="Times New Roman" w:eastAsia="Times New Roman" w:hAnsi="Times New Roman" w:cs="Times New Roman"/>
          <w:color w:val="000000"/>
        </w:rPr>
        <w:t xml:space="preserve"> adaptive policy</w:t>
      </w:r>
      <w:r>
        <w:rPr>
          <w:rFonts w:ascii="Times New Roman" w:eastAsia="Times New Roman" w:hAnsi="Times New Roman" w:cs="Times New Roman"/>
          <w:color w:val="000000"/>
        </w:rPr>
        <w:t xml:space="preserve">. </w:t>
      </w:r>
      <w:r w:rsidR="00DE2241">
        <w:rPr>
          <w:rFonts w:ascii="Times New Roman" w:eastAsia="Times New Roman" w:hAnsi="Times New Roman" w:cs="Times New Roman"/>
          <w:color w:val="000000"/>
        </w:rPr>
        <w:t>Numerous political choices also shape the selection of a policy and triggers</w:t>
      </w:r>
      <w:r>
        <w:rPr>
          <w:rFonts w:ascii="Times New Roman" w:eastAsia="Times New Roman" w:hAnsi="Times New Roman" w:cs="Times New Roman"/>
          <w:color w:val="000000"/>
        </w:rPr>
        <w:t>.  Here, we simulated one policy that adapted basin depletions to inflows when Lake Mead’s level fell below 1,060 feet.</w:t>
      </w:r>
    </w:p>
    <w:p w14:paraId="66626063" w14:textId="1B299DA0" w:rsidR="00025623" w:rsidRDefault="003F6374" w:rsidP="00997AF2">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ADP strategy</w:t>
      </w:r>
      <w:r w:rsidRPr="003F6374">
        <w:rPr>
          <w:rFonts w:ascii="Times New Roman" w:eastAsia="Times New Roman" w:hAnsi="Times New Roman" w:cs="Times New Roman"/>
          <w:color w:val="000000"/>
        </w:rPr>
        <w:t xml:space="preserve"> considers past hydrologic information, </w:t>
      </w:r>
      <w:r w:rsidR="009C75F3">
        <w:rPr>
          <w:rFonts w:ascii="Times New Roman" w:eastAsia="Times New Roman" w:hAnsi="Times New Roman" w:cs="Times New Roman"/>
          <w:color w:val="000000"/>
        </w:rPr>
        <w:t xml:space="preserve">but </w:t>
      </w:r>
      <w:r w:rsidRPr="003F6374">
        <w:rPr>
          <w:rFonts w:ascii="Times New Roman" w:eastAsia="Times New Roman" w:hAnsi="Times New Roman" w:cs="Times New Roman"/>
          <w:color w:val="000000"/>
        </w:rPr>
        <w:t>does</w:t>
      </w:r>
      <w:r w:rsidR="009E53C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n</w:t>
      </w:r>
      <w:r w:rsidR="009E53C4">
        <w:rPr>
          <w:rFonts w:ascii="Times New Roman" w:eastAsia="Times New Roman" w:hAnsi="Times New Roman" w:cs="Times New Roman"/>
          <w:color w:val="000000"/>
        </w:rPr>
        <w:t>o</w:t>
      </w:r>
      <w:r w:rsidRPr="003F6374">
        <w:rPr>
          <w:rFonts w:ascii="Times New Roman" w:eastAsia="Times New Roman" w:hAnsi="Times New Roman" w:cs="Times New Roman"/>
          <w:color w:val="000000"/>
        </w:rPr>
        <w:t xml:space="preserve">t </w:t>
      </w:r>
      <w:r w:rsidR="009E53C4">
        <w:rPr>
          <w:rFonts w:ascii="Times New Roman" w:eastAsia="Times New Roman" w:hAnsi="Times New Roman" w:cs="Times New Roman"/>
          <w:color w:val="000000"/>
        </w:rPr>
        <w:t xml:space="preserve">make use </w:t>
      </w:r>
      <w:r w:rsidRPr="003F6374">
        <w:rPr>
          <w:rFonts w:ascii="Times New Roman" w:eastAsia="Times New Roman" w:hAnsi="Times New Roman" w:cs="Times New Roman"/>
          <w:color w:val="000000"/>
        </w:rPr>
        <w:t xml:space="preserve">of forecasting information. </w:t>
      </w:r>
      <w:r w:rsidR="00DE2241">
        <w:rPr>
          <w:rFonts w:ascii="Times New Roman" w:eastAsia="Times New Roman" w:hAnsi="Times New Roman" w:cs="Times New Roman"/>
          <w:color w:val="000000"/>
        </w:rPr>
        <w:t>Individual parties can forecast future</w:t>
      </w:r>
      <w:r w:rsidR="00191877">
        <w:rPr>
          <w:rFonts w:ascii="Times New Roman" w:eastAsia="Times New Roman" w:hAnsi="Times New Roman" w:cs="Times New Roman"/>
          <w:color w:val="000000"/>
        </w:rPr>
        <w:t xml:space="preserve"> inflow</w:t>
      </w:r>
      <w:r w:rsidR="00DE2241">
        <w:rPr>
          <w:rFonts w:ascii="Times New Roman" w:eastAsia="Times New Roman" w:hAnsi="Times New Roman" w:cs="Times New Roman"/>
          <w:color w:val="000000"/>
        </w:rPr>
        <w:t>, the model does not have</w:t>
      </w:r>
      <w:r w:rsidR="00D76D49">
        <w:rPr>
          <w:rFonts w:ascii="Times New Roman" w:eastAsia="Times New Roman" w:hAnsi="Times New Roman" w:cs="Times New Roman"/>
          <w:color w:val="000000"/>
        </w:rPr>
        <w:t xml:space="preserve"> forecast</w:t>
      </w:r>
      <w:r w:rsidR="007D2F9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p>
    <w:p w14:paraId="6DC4D17E" w14:textId="1FD4F956" w:rsidR="008455E0" w:rsidRPr="003F6374" w:rsidRDefault="008455E0" w:rsidP="008455E0">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While we simulate</w:t>
      </w:r>
      <w:r w:rsidR="00D76D49">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reservoir release temperature</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we do not consider</w:t>
      </w:r>
      <w:r w:rsidRPr="003F6374">
        <w:rPr>
          <w:rFonts w:ascii="Times New Roman" w:eastAsia="Times New Roman" w:hAnsi="Times New Roman" w:cs="Times New Roman"/>
          <w:color w:val="000000"/>
        </w:rPr>
        <w:t xml:space="preserve"> downstream river drivers such as </w:t>
      </w:r>
      <w:r w:rsidR="00D76D49">
        <w:rPr>
          <w:rFonts w:ascii="Times New Roman" w:eastAsia="Times New Roman" w:hAnsi="Times New Roman" w:cs="Times New Roman"/>
          <w:color w:val="000000"/>
        </w:rPr>
        <w:t xml:space="preserve">air </w:t>
      </w:r>
      <w:r w:rsidRPr="003F6374">
        <w:rPr>
          <w:rFonts w:ascii="Times New Roman" w:eastAsia="Times New Roman" w:hAnsi="Times New Roman" w:cs="Times New Roman"/>
          <w:color w:val="000000"/>
        </w:rPr>
        <w:t>temperature, sediment</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interactions between different </w:t>
      </w:r>
      <w:r w:rsidR="00D76D49">
        <w:rPr>
          <w:rFonts w:ascii="Times New Roman" w:eastAsia="Times New Roman" w:hAnsi="Times New Roman" w:cs="Times New Roman"/>
          <w:color w:val="000000"/>
        </w:rPr>
        <w:t xml:space="preserve">fish </w:t>
      </w:r>
      <w:r w:rsidRPr="003F6374">
        <w:rPr>
          <w:rFonts w:ascii="Times New Roman" w:eastAsia="Times New Roman" w:hAnsi="Times New Roman" w:cs="Times New Roman"/>
          <w:color w:val="000000"/>
        </w:rPr>
        <w:t xml:space="preserve">species. Future work may incorporate these </w:t>
      </w:r>
      <w:r>
        <w:rPr>
          <w:rFonts w:ascii="Times New Roman" w:eastAsia="Times New Roman" w:hAnsi="Times New Roman" w:cs="Times New Roman"/>
          <w:color w:val="000000"/>
        </w:rPr>
        <w:t>factors</w:t>
      </w:r>
      <w:r w:rsidRPr="003F6374">
        <w:rPr>
          <w:rFonts w:ascii="Times New Roman" w:eastAsia="Times New Roman" w:hAnsi="Times New Roman" w:cs="Times New Roman"/>
          <w:color w:val="000000"/>
        </w:rPr>
        <w:t xml:space="preserve"> into the exploratory model.</w:t>
      </w:r>
    </w:p>
    <w:p w14:paraId="32A5B7D3" w14:textId="37BFC65B" w:rsidR="008455E0" w:rsidRDefault="008455E0" w:rsidP="008455E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w:t>
      </w:r>
      <w:r w:rsidRPr="003F6374">
        <w:rPr>
          <w:rFonts w:ascii="Times New Roman" w:eastAsia="Times New Roman" w:hAnsi="Times New Roman" w:cs="Times New Roman"/>
          <w:color w:val="000000"/>
        </w:rPr>
        <w:t xml:space="preserve"> simulated </w:t>
      </w:r>
      <w:r>
        <w:rPr>
          <w:rFonts w:ascii="Times New Roman" w:eastAsia="Times New Roman" w:hAnsi="Times New Roman" w:cs="Times New Roman"/>
          <w:color w:val="000000"/>
        </w:rPr>
        <w:t>basin management at</w:t>
      </w:r>
      <w:r w:rsidRPr="003F6374">
        <w:rPr>
          <w:rFonts w:ascii="Times New Roman" w:eastAsia="Times New Roman" w:hAnsi="Times New Roman" w:cs="Times New Roman"/>
          <w:color w:val="000000"/>
        </w:rPr>
        <w:t xml:space="preserve"> monthly </w:t>
      </w:r>
      <w:r>
        <w:rPr>
          <w:rFonts w:ascii="Times New Roman" w:eastAsia="Times New Roman" w:hAnsi="Times New Roman" w:cs="Times New Roman"/>
          <w:color w:val="000000"/>
        </w:rPr>
        <w:t xml:space="preserve">time </w:t>
      </w:r>
      <w:r w:rsidRPr="003F6374">
        <w:rPr>
          <w:rFonts w:ascii="Times New Roman" w:eastAsia="Times New Roman" w:hAnsi="Times New Roman" w:cs="Times New Roman"/>
          <w:color w:val="000000"/>
        </w:rPr>
        <w:t>steps, which may not be able to capture important finer time-scale river ecosystem response</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daily or hourly streamflow variation. Future work may </w:t>
      </w:r>
      <w:r w:rsidR="001C1B61">
        <w:rPr>
          <w:rFonts w:ascii="Times New Roman" w:eastAsia="Times New Roman" w:hAnsi="Times New Roman" w:cs="Times New Roman"/>
          <w:color w:val="000000"/>
        </w:rPr>
        <w:t>cross more</w:t>
      </w:r>
      <w:r>
        <w:rPr>
          <w:rFonts w:ascii="Times New Roman" w:eastAsia="Times New Roman" w:hAnsi="Times New Roman" w:cs="Times New Roman"/>
          <w:color w:val="000000"/>
        </w:rPr>
        <w:t xml:space="preserve"> time scales and consider tradeoffs between water volume, hydropower revenue, and ecosystem benefits</w:t>
      </w:r>
      <w:r w:rsidRPr="003F6374">
        <w:rPr>
          <w:rFonts w:ascii="Times New Roman" w:eastAsia="Times New Roman" w:hAnsi="Times New Roman" w:cs="Times New Roman"/>
          <w:color w:val="000000"/>
        </w:rPr>
        <w:t>.  </w:t>
      </w:r>
    </w:p>
    <w:p w14:paraId="3503A37C" w14:textId="4E2CC732" w:rsidR="00BD40B1" w:rsidRPr="003F6374" w:rsidRDefault="00D76D49" w:rsidP="008455E0">
      <w:pPr>
        <w:spacing w:before="120" w:after="120" w:line="300" w:lineRule="auto"/>
        <w:rPr>
          <w:rFonts w:ascii="Times New Roman" w:eastAsia="Times New Roman" w:hAnsi="Times New Roman" w:cs="Times New Roman"/>
          <w:sz w:val="24"/>
          <w:szCs w:val="24"/>
        </w:rPr>
      </w:pPr>
      <w:r w:rsidRPr="00104F20">
        <w:rPr>
          <w:rFonts w:ascii="Times New Roman" w:eastAsia="Times New Roman" w:hAnsi="Times New Roman" w:cs="Times New Roman"/>
          <w:color w:val="000000"/>
        </w:rPr>
        <w:t>Managers must plan for many possible hydrologic and operational scenarios (Wang et al, 2020).</w:t>
      </w:r>
      <w:r>
        <w:rPr>
          <w:rFonts w:ascii="Times New Roman" w:eastAsia="Times New Roman" w:hAnsi="Times New Roman" w:cs="Times New Roman"/>
          <w:color w:val="000000"/>
        </w:rPr>
        <w:t xml:space="preserve"> Thus, w</w:t>
      </w:r>
      <w:r w:rsidR="00BD40B1">
        <w:rPr>
          <w:rFonts w:ascii="Times New Roman" w:eastAsia="Times New Roman" w:hAnsi="Times New Roman" w:cs="Times New Roman"/>
          <w:color w:val="000000"/>
        </w:rPr>
        <w:t>e made our modeling materials open-source so that m</w:t>
      </w:r>
      <w:r w:rsidR="00BD40B1" w:rsidRPr="00104F20">
        <w:rPr>
          <w:rFonts w:ascii="Times New Roman" w:eastAsia="Times New Roman" w:hAnsi="Times New Roman" w:cs="Times New Roman"/>
          <w:color w:val="000000"/>
        </w:rPr>
        <w:t xml:space="preserve">anagers can </w:t>
      </w:r>
      <w:r w:rsidR="00BD40B1">
        <w:rPr>
          <w:rFonts w:ascii="Times New Roman" w:eastAsia="Times New Roman" w:hAnsi="Times New Roman" w:cs="Times New Roman"/>
          <w:color w:val="000000"/>
        </w:rPr>
        <w:t xml:space="preserve">explore and </w:t>
      </w:r>
      <w:r w:rsidR="00BD40B1" w:rsidRPr="00104F20">
        <w:rPr>
          <w:rFonts w:ascii="Times New Roman" w:eastAsia="Times New Roman" w:hAnsi="Times New Roman" w:cs="Times New Roman"/>
          <w:color w:val="000000"/>
        </w:rPr>
        <w:t xml:space="preserve">adjust the model assumptions to see what conservation efforts are required under different hydrologic or operational scenarios. </w:t>
      </w:r>
    </w:p>
    <w:p w14:paraId="17184D15" w14:textId="77777777"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Conclusion</w:t>
      </w:r>
    </w:p>
    <w:p w14:paraId="4F7D6CE9" w14:textId="2BAFFB29" w:rsidR="003F6374" w:rsidRPr="001825E0" w:rsidRDefault="00905DDC" w:rsidP="00685605">
      <w:pPr>
        <w:spacing w:after="0" w:line="300" w:lineRule="auto"/>
        <w:rPr>
          <w:rFonts w:ascii="Times New Roman" w:hAnsi="Times New Roman" w:cs="Times New Roman"/>
          <w:color w:val="000000"/>
        </w:rPr>
      </w:pPr>
      <w:r>
        <w:rPr>
          <w:rFonts w:ascii="Times New Roman" w:eastAsia="Times New Roman" w:hAnsi="Times New Roman" w:cs="Times New Roman"/>
          <w:color w:val="000000"/>
        </w:rPr>
        <w:t>We</w:t>
      </w:r>
      <w:r w:rsidR="003F6374" w:rsidRPr="003F6374">
        <w:rPr>
          <w:rFonts w:ascii="Times New Roman" w:eastAsia="Times New Roman" w:hAnsi="Times New Roman" w:cs="Times New Roman"/>
          <w:color w:val="000000"/>
        </w:rPr>
        <w:t xml:space="preserve"> developed an</w:t>
      </w:r>
      <w:r>
        <w:rPr>
          <w:rFonts w:ascii="Times New Roman" w:eastAsia="Times New Roman" w:hAnsi="Times New Roman" w:cs="Times New Roman"/>
          <w:color w:val="000000"/>
        </w:rPr>
        <w:t xml:space="preserve"> open-source</w:t>
      </w:r>
      <w:r w:rsidR="003F6374" w:rsidRPr="003F6374">
        <w:rPr>
          <w:rFonts w:ascii="Times New Roman" w:eastAsia="Times New Roman" w:hAnsi="Times New Roman" w:cs="Times New Roman"/>
          <w:color w:val="000000"/>
        </w:rPr>
        <w:t xml:space="preserve"> exploratory model to help simulate a</w:t>
      </w:r>
      <w:r w:rsidR="00130F3C">
        <w:rPr>
          <w:rFonts w:ascii="Times New Roman" w:eastAsia="Times New Roman" w:hAnsi="Times New Roman" w:cs="Times New Roman"/>
          <w:color w:val="000000"/>
        </w:rPr>
        <w:t>daptive</w:t>
      </w:r>
      <w:r w:rsidR="003F6374" w:rsidRPr="003F6374">
        <w:rPr>
          <w:rFonts w:ascii="Times New Roman" w:eastAsia="Times New Roman" w:hAnsi="Times New Roman" w:cs="Times New Roman"/>
          <w:color w:val="000000"/>
        </w:rPr>
        <w:t xml:space="preserve"> operating rules for the Colorado River Basin. The exploratory model complements existing simulation models by offering greater flexibility and speed </w:t>
      </w:r>
      <w:r w:rsidR="002B2203">
        <w:rPr>
          <w:rFonts w:ascii="Times New Roman" w:eastAsia="Times New Roman" w:hAnsi="Times New Roman" w:cs="Times New Roman"/>
          <w:color w:val="000000"/>
        </w:rPr>
        <w:t>when</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set</w:t>
      </w:r>
      <w:r w:rsidR="002B2203">
        <w:rPr>
          <w:rFonts w:ascii="Times New Roman" w:eastAsia="Times New Roman" w:hAnsi="Times New Roman" w:cs="Times New Roman"/>
          <w:color w:val="000000"/>
        </w:rPr>
        <w:t>ting</w:t>
      </w:r>
      <w:r w:rsidR="003F6374" w:rsidRPr="003F6374">
        <w:rPr>
          <w:rFonts w:ascii="Times New Roman" w:eastAsia="Times New Roman" w:hAnsi="Times New Roman" w:cs="Times New Roman"/>
          <w:color w:val="000000"/>
        </w:rPr>
        <w:t xml:space="preserve"> up scenarios for uncertain future conditions and adaptive policies. </w:t>
      </w:r>
      <w:r w:rsidR="00191877">
        <w:rPr>
          <w:rFonts w:ascii="Times New Roman" w:eastAsia="Times New Roman" w:hAnsi="Times New Roman" w:cs="Times New Roman"/>
          <w:color w:val="000000"/>
        </w:rPr>
        <w:t>W</w:t>
      </w:r>
      <w:r w:rsidR="003F6374" w:rsidRPr="003F6374">
        <w:rPr>
          <w:rFonts w:ascii="Times New Roman" w:eastAsia="Times New Roman" w:hAnsi="Times New Roman" w:cs="Times New Roman"/>
          <w:color w:val="000000"/>
        </w:rPr>
        <w:t xml:space="preserve">e </w:t>
      </w:r>
      <w:r w:rsidR="00191877">
        <w:rPr>
          <w:rFonts w:ascii="Times New Roman" w:eastAsia="Times New Roman" w:hAnsi="Times New Roman" w:cs="Times New Roman"/>
          <w:color w:val="000000"/>
        </w:rPr>
        <w:t>found that</w:t>
      </w:r>
      <w:r w:rsidR="003F6374" w:rsidRPr="003F6374">
        <w:rPr>
          <w:rFonts w:ascii="Times New Roman" w:eastAsia="Times New Roman" w:hAnsi="Times New Roman" w:cs="Times New Roman"/>
          <w:color w:val="000000"/>
        </w:rPr>
        <w:t xml:space="preserve"> the exploratory model </w:t>
      </w:r>
      <w:r w:rsidR="00191877">
        <w:rPr>
          <w:rFonts w:ascii="Times New Roman" w:eastAsia="Times New Roman" w:hAnsi="Times New Roman" w:cs="Times New Roman"/>
          <w:color w:val="000000"/>
        </w:rPr>
        <w:t xml:space="preserve">results for </w:t>
      </w:r>
      <w:r w:rsidR="003F6374" w:rsidRPr="003F6374">
        <w:rPr>
          <w:rFonts w:ascii="Times New Roman" w:eastAsia="Times New Roman" w:hAnsi="Times New Roman" w:cs="Times New Roman"/>
          <w:color w:val="000000"/>
        </w:rPr>
        <w:t xml:space="preserve">Lake Powell and Lake Mead </w:t>
      </w:r>
      <w:r w:rsidR="00191877">
        <w:rPr>
          <w:rFonts w:ascii="Times New Roman" w:eastAsia="Times New Roman" w:hAnsi="Times New Roman" w:cs="Times New Roman"/>
          <w:color w:val="000000"/>
        </w:rPr>
        <w:t>validated against</w:t>
      </w:r>
      <w:r w:rsidR="003F6374" w:rsidRPr="003F6374">
        <w:rPr>
          <w:rFonts w:ascii="Times New Roman" w:eastAsia="Times New Roman" w:hAnsi="Times New Roman" w:cs="Times New Roman"/>
          <w:color w:val="000000"/>
        </w:rPr>
        <w:t xml:space="preserve"> CRSS results </w:t>
      </w:r>
      <w:r w:rsidR="002B2203">
        <w:rPr>
          <w:rFonts w:ascii="Times New Roman" w:eastAsia="Times New Roman" w:hAnsi="Times New Roman" w:cs="Times New Roman"/>
          <w:color w:val="000000"/>
        </w:rPr>
        <w:t>at</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1/50 of</w:t>
      </w:r>
      <w:r w:rsidR="002B2203">
        <w:rPr>
          <w:rFonts w:ascii="Times New Roman" w:eastAsia="Times New Roman" w:hAnsi="Times New Roman" w:cs="Times New Roman"/>
          <w:color w:val="000000"/>
        </w:rPr>
        <w:t xml:space="preserve"> the</w:t>
      </w:r>
      <w:r w:rsidR="003F6374" w:rsidRPr="003F6374">
        <w:rPr>
          <w:rFonts w:ascii="Times New Roman" w:eastAsia="Times New Roman" w:hAnsi="Times New Roman" w:cs="Times New Roman"/>
          <w:color w:val="000000"/>
        </w:rPr>
        <w:t xml:space="preserve"> CRSS running time. We test</w:t>
      </w:r>
      <w:r w:rsidR="009E53C4">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w:t>
      </w:r>
      <w:r w:rsidR="009E53C4">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conditions </w:t>
      </w:r>
      <w:r w:rsidR="009E53C4">
        <w:rPr>
          <w:rFonts w:ascii="Times New Roman" w:eastAsia="Times New Roman" w:hAnsi="Times New Roman" w:cs="Times New Roman"/>
          <w:color w:val="000000"/>
        </w:rPr>
        <w:t xml:space="preserve">under which </w:t>
      </w:r>
      <w:r w:rsidR="003F6374" w:rsidRPr="003F6374">
        <w:rPr>
          <w:rFonts w:ascii="Times New Roman" w:eastAsia="Times New Roman" w:hAnsi="Times New Roman" w:cs="Times New Roman"/>
          <w:color w:val="000000"/>
        </w:rPr>
        <w:t>the system will be in a vulnerable state in the next</w:t>
      </w:r>
      <w:r w:rsidR="002B2203">
        <w:rPr>
          <w:rFonts w:ascii="Times New Roman" w:eastAsia="Times New Roman" w:hAnsi="Times New Roman" w:cs="Times New Roman"/>
          <w:color w:val="000000"/>
        </w:rPr>
        <w:t xml:space="preserve"> year</w:t>
      </w:r>
      <w:r w:rsidR="003F6374" w:rsidRPr="003F6374">
        <w:rPr>
          <w:rFonts w:ascii="Times New Roman" w:eastAsia="Times New Roman" w:hAnsi="Times New Roman" w:cs="Times New Roman"/>
          <w:color w:val="000000"/>
        </w:rPr>
        <w:t xml:space="preserve">. Results reveal that </w:t>
      </w:r>
      <w:r w:rsidR="00C336D3" w:rsidRPr="00D00E5E">
        <w:rPr>
          <w:rFonts w:ascii="Times New Roman" w:eastAsia="Times New Roman" w:hAnsi="Times New Roman" w:cs="Times New Roman"/>
          <w:color w:val="000000"/>
        </w:rPr>
        <w:t xml:space="preserve">many intense, short duration droughts </w:t>
      </w:r>
      <w:r w:rsidR="001C1B61">
        <w:rPr>
          <w:rFonts w:ascii="Times New Roman" w:eastAsia="Times New Roman" w:hAnsi="Times New Roman" w:cs="Times New Roman"/>
          <w:color w:val="000000"/>
        </w:rPr>
        <w:t>from</w:t>
      </w:r>
      <w:r w:rsidR="00C336D3" w:rsidRPr="00D00E5E">
        <w:rPr>
          <w:rFonts w:ascii="Times New Roman" w:eastAsia="Times New Roman" w:hAnsi="Times New Roman" w:cs="Times New Roman"/>
          <w:color w:val="000000"/>
        </w:rPr>
        <w:t xml:space="preserve"> the observed and paleo records</w:t>
      </w:r>
      <w:r w:rsidR="001C1B61">
        <w:rPr>
          <w:rFonts w:ascii="Times New Roman" w:eastAsia="Times New Roman" w:hAnsi="Times New Roman" w:cs="Times New Roman"/>
          <w:color w:val="000000"/>
        </w:rPr>
        <w:t xml:space="preserve"> will draw down Lake Powell and Lake Mead storage to 12 </w:t>
      </w:r>
      <w:proofErr w:type="spellStart"/>
      <w:r w:rsidR="001C1B61">
        <w:rPr>
          <w:rFonts w:ascii="Times New Roman" w:eastAsia="Times New Roman" w:hAnsi="Times New Roman" w:cs="Times New Roman"/>
          <w:color w:val="000000"/>
        </w:rPr>
        <w:t>maf</w:t>
      </w:r>
      <w:proofErr w:type="spellEnd"/>
      <w:r w:rsidR="001C1B61">
        <w:rPr>
          <w:rFonts w:ascii="Times New Roman" w:eastAsia="Times New Roman" w:hAnsi="Times New Roman" w:cs="Times New Roman"/>
          <w:color w:val="000000"/>
        </w:rPr>
        <w:t xml:space="preserve"> in a few short years</w:t>
      </w:r>
      <w:r w:rsidR="003F6374" w:rsidRPr="003F6374">
        <w:rPr>
          <w:rFonts w:ascii="Times New Roman" w:eastAsia="Times New Roman" w:hAnsi="Times New Roman" w:cs="Times New Roman"/>
          <w:color w:val="000000"/>
        </w:rPr>
        <w:t>. Finally, we develop</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and test</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 adapting</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depletion</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to</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inflow policy </w:t>
      </w:r>
      <w:r w:rsidR="006E5467">
        <w:rPr>
          <w:rFonts w:ascii="Times New Roman" w:eastAsia="Times New Roman" w:hAnsi="Times New Roman" w:cs="Times New Roman"/>
          <w:color w:val="000000"/>
        </w:rPr>
        <w:t xml:space="preserve">(ADP) </w:t>
      </w:r>
      <w:r w:rsidR="00F76462">
        <w:rPr>
          <w:rFonts w:ascii="Times New Roman" w:eastAsia="Times New Roman" w:hAnsi="Times New Roman" w:cs="Times New Roman"/>
          <w:color w:val="000000"/>
        </w:rPr>
        <w:t>using</w:t>
      </w:r>
      <w:r w:rsidR="00F76462" w:rsidRPr="003F6374">
        <w:rPr>
          <w:rFonts w:ascii="Times New Roman" w:eastAsia="Times New Roman" w:hAnsi="Times New Roman" w:cs="Times New Roman"/>
          <w:color w:val="000000"/>
        </w:rPr>
        <w:t xml:space="preserve"> </w:t>
      </w:r>
      <w:r w:rsidR="003E4D66">
        <w:rPr>
          <w:rFonts w:ascii="Times New Roman" w:eastAsia="Times New Roman" w:hAnsi="Times New Roman" w:cs="Times New Roman"/>
          <w:color w:val="000000"/>
        </w:rPr>
        <w:t>the most severe droughts observed in history (</w:t>
      </w:r>
      <w:r w:rsidR="003F6374" w:rsidRPr="003F6374">
        <w:rPr>
          <w:rFonts w:ascii="Times New Roman" w:eastAsia="Times New Roman" w:hAnsi="Times New Roman" w:cs="Times New Roman"/>
          <w:color w:val="000000"/>
        </w:rPr>
        <w:t>Millennium Drought</w:t>
      </w:r>
      <w:r w:rsidR="003E4D66">
        <w:rPr>
          <w:rFonts w:ascii="Times New Roman" w:eastAsia="Times New Roman" w:hAnsi="Times New Roman" w:cs="Times New Roman"/>
          <w:color w:val="000000"/>
        </w:rPr>
        <w:t xml:space="preserve"> and Mid-20</w:t>
      </w:r>
      <w:r w:rsidR="003E4D66" w:rsidRPr="003E4D66">
        <w:rPr>
          <w:rFonts w:ascii="Times New Roman" w:eastAsia="Times New Roman" w:hAnsi="Times New Roman" w:cs="Times New Roman"/>
          <w:color w:val="000000"/>
          <w:vertAlign w:val="superscript"/>
        </w:rPr>
        <w:t>th</w:t>
      </w:r>
      <w:r w:rsidR="003E4D66">
        <w:rPr>
          <w:rFonts w:ascii="Times New Roman" w:eastAsia="Times New Roman" w:hAnsi="Times New Roman" w:cs="Times New Roman"/>
          <w:color w:val="000000"/>
        </w:rPr>
        <w:t xml:space="preserve"> century drought)</w:t>
      </w:r>
      <w:r w:rsidR="003F6374" w:rsidRPr="003F6374">
        <w:rPr>
          <w:rFonts w:ascii="Times New Roman" w:eastAsia="Times New Roman" w:hAnsi="Times New Roman" w:cs="Times New Roman"/>
          <w:color w:val="000000"/>
        </w:rPr>
        <w:t xml:space="preserve">. This policy </w:t>
      </w:r>
      <w:r w:rsidR="00130F3C">
        <w:rPr>
          <w:rFonts w:ascii="Times New Roman" w:eastAsia="Times New Roman" w:hAnsi="Times New Roman" w:cs="Times New Roman"/>
          <w:color w:val="000000"/>
        </w:rPr>
        <w:t>use</w:t>
      </w:r>
      <w:r w:rsidR="001C1B61">
        <w:rPr>
          <w:rFonts w:ascii="Times New Roman" w:eastAsia="Times New Roman" w:hAnsi="Times New Roman" w:cs="Times New Roman"/>
          <w:color w:val="000000"/>
        </w:rPr>
        <w:t>d</w:t>
      </w:r>
      <w:r w:rsidR="003F6374" w:rsidRPr="003F6374">
        <w:rPr>
          <w:rFonts w:ascii="Times New Roman" w:eastAsia="Times New Roman" w:hAnsi="Times New Roman" w:cs="Times New Roman"/>
          <w:color w:val="000000"/>
        </w:rPr>
        <w:t xml:space="preserve"> recent inflow information </w:t>
      </w:r>
      <w:r w:rsidR="0004712E">
        <w:rPr>
          <w:rFonts w:ascii="Times New Roman" w:eastAsia="Times New Roman" w:hAnsi="Times New Roman" w:cs="Times New Roman"/>
          <w:color w:val="000000"/>
        </w:rPr>
        <w:t>that</w:t>
      </w:r>
      <w:r w:rsidR="00130F3C">
        <w:rPr>
          <w:rFonts w:ascii="Times New Roman" w:eastAsia="Times New Roman" w:hAnsi="Times New Roman" w:cs="Times New Roman"/>
          <w:color w:val="000000"/>
        </w:rPr>
        <w:t xml:space="preserve"> goes unused by the </w:t>
      </w:r>
      <w:r w:rsidR="003F6374" w:rsidRPr="003F6374">
        <w:rPr>
          <w:rFonts w:ascii="Times New Roman" w:eastAsia="Times New Roman" w:hAnsi="Times New Roman" w:cs="Times New Roman"/>
          <w:color w:val="000000"/>
        </w:rPr>
        <w:t>existing Law of the River</w:t>
      </w:r>
      <w:r w:rsidR="00130F3C">
        <w:rPr>
          <w:rFonts w:ascii="Times New Roman" w:eastAsia="Times New Roman" w:hAnsi="Times New Roman" w:cs="Times New Roman"/>
          <w:color w:val="000000"/>
        </w:rPr>
        <w:t xml:space="preserve"> operations</w:t>
      </w:r>
      <w:r w:rsidR="003F6374" w:rsidRPr="003F6374">
        <w:rPr>
          <w:rFonts w:ascii="Times New Roman" w:eastAsia="Times New Roman" w:hAnsi="Times New Roman" w:cs="Times New Roman"/>
          <w:color w:val="000000"/>
        </w:rPr>
        <w:t xml:space="preserve">. </w:t>
      </w:r>
      <w:r w:rsidR="00C717DE">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elease decision</w:t>
      </w:r>
      <w:r w:rsidR="00F76462">
        <w:rPr>
          <w:rFonts w:ascii="Times New Roman" w:eastAsia="Times New Roman" w:hAnsi="Times New Roman" w:cs="Times New Roman"/>
          <w:color w:val="000000"/>
        </w:rPr>
        <w:t>s</w:t>
      </w:r>
      <w:r w:rsidR="00C717DE">
        <w:rPr>
          <w:rFonts w:ascii="Times New Roman" w:eastAsia="Times New Roman" w:hAnsi="Times New Roman" w:cs="Times New Roman"/>
          <w:color w:val="000000"/>
        </w:rPr>
        <w:t xml:space="preserve"> from this policy</w:t>
      </w:r>
      <w:r w:rsidR="003F6374" w:rsidRPr="003F6374">
        <w:rPr>
          <w:rFonts w:ascii="Times New Roman" w:eastAsia="Times New Roman" w:hAnsi="Times New Roman" w:cs="Times New Roman"/>
          <w:color w:val="000000"/>
        </w:rPr>
        <w:t xml:space="preserve"> adapt</w:t>
      </w:r>
      <w:r w:rsidR="0004712E">
        <w:rPr>
          <w:rFonts w:ascii="Times New Roman" w:eastAsia="Times New Roman" w:hAnsi="Times New Roman" w:cs="Times New Roman"/>
          <w:color w:val="000000"/>
        </w:rPr>
        <w:t xml:space="preserve"> to inflows</w:t>
      </w:r>
      <w:r w:rsidR="003F6374" w:rsidRPr="003F6374">
        <w:rPr>
          <w:rFonts w:ascii="Times New Roman" w:eastAsia="Times New Roman" w:hAnsi="Times New Roman" w:cs="Times New Roman"/>
          <w:color w:val="000000"/>
        </w:rPr>
        <w:t xml:space="preserve"> and kep</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 xml:space="preserve"> depletion and inflow </w:t>
      </w:r>
      <w:r w:rsidR="00130F3C">
        <w:rPr>
          <w:rFonts w:ascii="Times New Roman" w:eastAsia="Times New Roman" w:hAnsi="Times New Roman" w:cs="Times New Roman"/>
          <w:color w:val="000000"/>
        </w:rPr>
        <w:t xml:space="preserve">dynamically </w:t>
      </w:r>
      <w:r w:rsidR="003F6374" w:rsidRPr="003F6374">
        <w:rPr>
          <w:rFonts w:ascii="Times New Roman" w:eastAsia="Times New Roman" w:hAnsi="Times New Roman" w:cs="Times New Roman"/>
          <w:color w:val="000000"/>
        </w:rPr>
        <w:t xml:space="preserve">balanced. </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his adaptive policy help</w:t>
      </w:r>
      <w:r w:rsidR="00130F3C">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Lake Powell and Lake Mead </w:t>
      </w:r>
      <w:r w:rsidR="00130F3C">
        <w:rPr>
          <w:rFonts w:ascii="Times New Roman" w:eastAsia="Times New Roman" w:hAnsi="Times New Roman" w:cs="Times New Roman"/>
          <w:color w:val="000000"/>
        </w:rPr>
        <w:t>stay</w:t>
      </w:r>
      <w:r w:rsidR="003F6374" w:rsidRPr="003F6374">
        <w:rPr>
          <w:rFonts w:ascii="Times New Roman" w:eastAsia="Times New Roman" w:hAnsi="Times New Roman" w:cs="Times New Roman"/>
          <w:color w:val="000000"/>
        </w:rPr>
        <w:t xml:space="preserve"> at relatively higher elevations </w:t>
      </w:r>
      <w:r w:rsidR="00C336D3">
        <w:rPr>
          <w:rFonts w:ascii="Times New Roman" w:eastAsia="Times New Roman" w:hAnsi="Times New Roman" w:cs="Times New Roman"/>
          <w:color w:val="000000"/>
        </w:rPr>
        <w:t>(Lake Powel 3</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490 feet, Lake Mead 1</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 xml:space="preserve">125 feet) </w:t>
      </w:r>
      <w:r w:rsidR="00DF0E50">
        <w:rPr>
          <w:rFonts w:ascii="Times New Roman" w:eastAsia="Times New Roman" w:hAnsi="Times New Roman" w:cs="Times New Roman"/>
          <w:color w:val="000000"/>
        </w:rPr>
        <w:t xml:space="preserve">at the expense of </w:t>
      </w:r>
      <w:r w:rsidR="00DF0E50" w:rsidRPr="00B640E6">
        <w:rPr>
          <w:rFonts w:ascii="Times New Roman" w:eastAsia="Times New Roman" w:hAnsi="Times New Roman" w:cs="Times New Roman"/>
          <w:color w:val="000000"/>
        </w:rPr>
        <w:t xml:space="preserve">0.5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Pr>
          <w:rFonts w:ascii="Times New Roman" w:eastAsia="Times New Roman" w:hAnsi="Times New Roman" w:cs="Times New Roman"/>
          <w:color w:val="000000"/>
        </w:rPr>
        <w:t xml:space="preserve"> </w:t>
      </w:r>
      <w:r w:rsidR="00DF0E50" w:rsidRPr="00B640E6">
        <w:rPr>
          <w:rFonts w:ascii="Times New Roman" w:eastAsia="Times New Roman" w:hAnsi="Times New Roman" w:cs="Times New Roman"/>
          <w:color w:val="000000"/>
        </w:rPr>
        <w:t xml:space="preserve">less to 1.0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 xml:space="preserve"> </w:t>
      </w:r>
      <w:r w:rsidR="00130F3C">
        <w:rPr>
          <w:rFonts w:ascii="Times New Roman" w:eastAsia="Times New Roman" w:hAnsi="Times New Roman" w:cs="Times New Roman"/>
          <w:color w:val="000000"/>
        </w:rPr>
        <w:t>larger</w:t>
      </w:r>
      <w:r w:rsidR="00DF0E50" w:rsidRPr="00B640E6">
        <w:rPr>
          <w:rFonts w:ascii="Times New Roman" w:eastAsia="Times New Roman" w:hAnsi="Times New Roman" w:cs="Times New Roman"/>
          <w:color w:val="000000"/>
        </w:rPr>
        <w:t xml:space="preserve"> mandatory cutback </w:t>
      </w:r>
      <w:r w:rsidR="00B72BAB">
        <w:rPr>
          <w:rFonts w:ascii="Times New Roman" w:eastAsia="Times New Roman" w:hAnsi="Times New Roman" w:cs="Times New Roman"/>
          <w:color w:val="000000"/>
        </w:rPr>
        <w:t>than</w:t>
      </w:r>
      <w:r w:rsidR="00DF0E50" w:rsidRPr="00B640E6">
        <w:rPr>
          <w:rFonts w:ascii="Times New Roman" w:eastAsia="Times New Roman" w:hAnsi="Times New Roman" w:cs="Times New Roman"/>
          <w:color w:val="000000"/>
        </w:rPr>
        <w:t xml:space="preserve"> the existing rules of 1.</w:t>
      </w:r>
      <w:r w:rsidR="00DF0E50">
        <w:rPr>
          <w:rFonts w:ascii="Times New Roman" w:eastAsia="Times New Roman" w:hAnsi="Times New Roman" w:cs="Times New Roman"/>
          <w:color w:val="000000"/>
        </w:rPr>
        <w:t>375</w:t>
      </w:r>
      <w:r w:rsidR="00DF0E50" w:rsidRPr="00B640E6">
        <w:rPr>
          <w:rFonts w:ascii="Times New Roman" w:eastAsia="Times New Roman" w:hAnsi="Times New Roman" w:cs="Times New Roman"/>
          <w:color w:val="000000"/>
        </w:rPr>
        <w:t xml:space="preserve">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To </w:t>
      </w:r>
      <w:r w:rsidR="0004712E">
        <w:rPr>
          <w:rFonts w:ascii="Times New Roman" w:eastAsia="Times New Roman" w:hAnsi="Times New Roman" w:cs="Times New Roman"/>
          <w:color w:val="000000"/>
        </w:rPr>
        <w:t>conserve at those higher levels</w:t>
      </w:r>
      <w:r>
        <w:rPr>
          <w:rFonts w:ascii="Times New Roman" w:eastAsia="Times New Roman" w:hAnsi="Times New Roman" w:cs="Times New Roman"/>
          <w:color w:val="000000"/>
        </w:rPr>
        <w:t xml:space="preserve">, the parties will need to creatively combine five water conservation principles to </w:t>
      </w:r>
      <w:r w:rsidR="00E5123E">
        <w:rPr>
          <w:rFonts w:ascii="Times New Roman" w:eastAsia="Times New Roman" w:hAnsi="Times New Roman" w:cs="Times New Roman"/>
          <w:color w:val="000000"/>
        </w:rPr>
        <w:t xml:space="preserve">convert </w:t>
      </w:r>
      <w:r>
        <w:rPr>
          <w:rFonts w:ascii="Times New Roman" w:eastAsia="Times New Roman" w:hAnsi="Times New Roman" w:cs="Times New Roman"/>
          <w:color w:val="000000"/>
        </w:rPr>
        <w:t xml:space="preserve">lose-lose </w:t>
      </w:r>
      <w:r w:rsidR="00694DB2">
        <w:rPr>
          <w:rFonts w:ascii="Times New Roman" w:eastAsia="Times New Roman" w:hAnsi="Times New Roman" w:cs="Times New Roman"/>
          <w:color w:val="000000"/>
        </w:rPr>
        <w:t>conflict</w:t>
      </w:r>
      <w:r w:rsidR="00E5123E">
        <w:rPr>
          <w:rFonts w:ascii="Times New Roman" w:eastAsia="Times New Roman" w:hAnsi="Times New Roman" w:cs="Times New Roman"/>
          <w:color w:val="000000"/>
        </w:rPr>
        <w:t>s</w:t>
      </w:r>
      <w:r w:rsidR="00694DB2">
        <w:rPr>
          <w:rFonts w:ascii="Times New Roman" w:eastAsia="Times New Roman" w:hAnsi="Times New Roman" w:cs="Times New Roman"/>
          <w:color w:val="000000"/>
        </w:rPr>
        <w:t xml:space="preserve"> into more positive processes</w:t>
      </w:r>
      <w:r>
        <w:rPr>
          <w:rFonts w:ascii="Times New Roman" w:eastAsia="Times New Roman" w:hAnsi="Times New Roman" w:cs="Times New Roman"/>
          <w:color w:val="000000"/>
        </w:rPr>
        <w:t>.</w:t>
      </w:r>
    </w:p>
    <w:p w14:paraId="2BA7459D" w14:textId="77777777" w:rsidR="003F6374" w:rsidRPr="003F6374" w:rsidRDefault="003F6374" w:rsidP="00997AF2">
      <w:pPr>
        <w:spacing w:before="240" w:after="24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lastRenderedPageBreak/>
        <w:t>Acknowledgements</w:t>
      </w:r>
    </w:p>
    <w:p w14:paraId="3325F665" w14:textId="2A2710F0" w:rsidR="003F6374" w:rsidRDefault="003F6374" w:rsidP="00997AF2">
      <w:pPr>
        <w:spacing w:after="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This material is based upon work supported by the U.S. Geological Survey under Grant/Cooperative Agreement No. G16AP00086 Project ID 2020UT303b, the Center for Colorado River Studies at Utah State University, the Catena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Walton Family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905DDC">
        <w:rPr>
          <w:rFonts w:ascii="Times New Roman" w:eastAsia="Times New Roman" w:hAnsi="Times New Roman" w:cs="Times New Roman"/>
          <w:color w:val="000000"/>
        </w:rPr>
        <w:t>This work benefited from discussions with</w:t>
      </w:r>
      <w:r w:rsidRPr="003F6374">
        <w:rPr>
          <w:rFonts w:ascii="Times New Roman" w:eastAsia="Times New Roman" w:hAnsi="Times New Roman" w:cs="Times New Roman"/>
          <w:color w:val="000000"/>
        </w:rPr>
        <w:t xml:space="preserve"> </w:t>
      </w:r>
      <w:r w:rsidR="0023102E">
        <w:rPr>
          <w:rFonts w:ascii="Times New Roman" w:eastAsia="Times New Roman" w:hAnsi="Times New Roman" w:cs="Times New Roman"/>
          <w:color w:val="000000"/>
        </w:rPr>
        <w:t>one Upper and one Lower Basin manager</w:t>
      </w:r>
      <w:r w:rsidRPr="003F6374">
        <w:rPr>
          <w:rFonts w:ascii="Times New Roman" w:eastAsia="Times New Roman" w:hAnsi="Times New Roman" w:cs="Times New Roman"/>
          <w:color w:val="000000"/>
        </w:rPr>
        <w:t>.</w:t>
      </w:r>
      <w:r w:rsidR="0099330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 xml:space="preserve">We </w:t>
      </w:r>
      <w:r w:rsidR="00200CD4">
        <w:rPr>
          <w:rFonts w:ascii="Times New Roman" w:eastAsia="Times New Roman" w:hAnsi="Times New Roman" w:cs="Times New Roman"/>
          <w:color w:val="000000"/>
        </w:rPr>
        <w:t xml:space="preserve">also </w:t>
      </w:r>
      <w:r w:rsidR="00993304" w:rsidRPr="00993304">
        <w:rPr>
          <w:rFonts w:ascii="Times New Roman" w:eastAsia="Times New Roman" w:hAnsi="Times New Roman" w:cs="Times New Roman"/>
          <w:color w:val="000000"/>
        </w:rPr>
        <w:t xml:space="preserve">thank </w:t>
      </w:r>
      <w:r w:rsidR="00200CD4" w:rsidRPr="00200CD4">
        <w:rPr>
          <w:rFonts w:ascii="Times New Roman" w:eastAsia="Times New Roman" w:hAnsi="Times New Roman" w:cs="Times New Roman"/>
          <w:color w:val="000000"/>
        </w:rPr>
        <w:t>Carri Richards</w:t>
      </w:r>
      <w:r w:rsidR="00200CD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for</w:t>
      </w:r>
      <w:r w:rsidR="00993304">
        <w:rPr>
          <w:rFonts w:ascii="Times New Roman" w:eastAsia="Times New Roman" w:hAnsi="Times New Roman" w:cs="Times New Roman"/>
          <w:color w:val="000000"/>
        </w:rPr>
        <w:t xml:space="preserve"> </w:t>
      </w:r>
      <w:r w:rsidR="00200CD4">
        <w:rPr>
          <w:rFonts w:ascii="Times New Roman" w:eastAsia="Times New Roman" w:hAnsi="Times New Roman" w:cs="Times New Roman"/>
          <w:color w:val="000000"/>
        </w:rPr>
        <w:t>her</w:t>
      </w:r>
      <w:r w:rsidR="00993304" w:rsidRPr="00993304">
        <w:rPr>
          <w:rFonts w:ascii="Times New Roman" w:eastAsia="Times New Roman" w:hAnsi="Times New Roman" w:cs="Times New Roman"/>
          <w:color w:val="000000"/>
        </w:rPr>
        <w:t xml:space="preserve"> editing assistance.</w:t>
      </w:r>
    </w:p>
    <w:p w14:paraId="449B363A" w14:textId="5DEA746A" w:rsidR="00EC58D8" w:rsidRDefault="00EC58D8" w:rsidP="00EC58D8">
      <w:pPr>
        <w:spacing w:before="240" w:after="240" w:line="240" w:lineRule="auto"/>
        <w:rPr>
          <w:rFonts w:ascii="Times New Roman" w:eastAsia="Times New Roman" w:hAnsi="Times New Roman" w:cs="Times New Roman"/>
          <w:b/>
          <w:bCs/>
          <w:color w:val="000000"/>
        </w:rPr>
      </w:pPr>
      <w:r w:rsidRPr="00EC58D8">
        <w:rPr>
          <w:rFonts w:ascii="Times New Roman" w:eastAsia="Times New Roman" w:hAnsi="Times New Roman" w:cs="Times New Roman"/>
          <w:b/>
          <w:bCs/>
          <w:color w:val="000000"/>
        </w:rPr>
        <w:t>Data Availability</w:t>
      </w:r>
      <w:r w:rsidR="005C60C4">
        <w:rPr>
          <w:rFonts w:ascii="Times New Roman" w:eastAsia="Times New Roman" w:hAnsi="Times New Roman" w:cs="Times New Roman"/>
          <w:b/>
          <w:bCs/>
          <w:color w:val="000000"/>
        </w:rPr>
        <w:t xml:space="preserve"> Statement</w:t>
      </w:r>
    </w:p>
    <w:p w14:paraId="4612EB1A" w14:textId="409B946A" w:rsidR="00525807" w:rsidRPr="0082085D" w:rsidRDefault="00EC58D8" w:rsidP="00EC58D8">
      <w:pPr>
        <w:spacing w:before="240" w:after="240" w:line="240" w:lineRule="auto"/>
        <w:rPr>
          <w:rFonts w:ascii="Times New Roman" w:eastAsia="Times New Roman" w:hAnsi="Times New Roman" w:cs="Times New Roman"/>
          <w:color w:val="000000"/>
        </w:rPr>
      </w:pPr>
      <w:r w:rsidRPr="00EC58D8">
        <w:rPr>
          <w:rFonts w:ascii="Times New Roman" w:eastAsia="Times New Roman" w:hAnsi="Times New Roman" w:cs="Times New Roman"/>
          <w:color w:val="000000"/>
        </w:rPr>
        <w:t>All data</w:t>
      </w:r>
      <w:r>
        <w:rPr>
          <w:rFonts w:ascii="Times New Roman" w:eastAsia="Times New Roman" w:hAnsi="Times New Roman" w:cs="Times New Roman"/>
          <w:color w:val="000000"/>
        </w:rPr>
        <w:t xml:space="preserve">, codes, and models used in this study are available on </w:t>
      </w:r>
      <w:r w:rsidR="00E949BB">
        <w:rPr>
          <w:rFonts w:ascii="Times New Roman" w:eastAsia="Times New Roman" w:hAnsi="Times New Roman" w:cs="Times New Roman"/>
          <w:color w:val="000000"/>
        </w:rPr>
        <w:t xml:space="preserve">the </w:t>
      </w:r>
      <w:hyperlink r:id="rId25" w:history="1">
        <w:r w:rsidR="00021ACB" w:rsidRPr="00A940B3">
          <w:rPr>
            <w:rFonts w:ascii="Times New Roman" w:eastAsia="Times New Roman" w:hAnsi="Times New Roman" w:cs="Times New Roman"/>
            <w:color w:val="000000"/>
          </w:rPr>
          <w:t>Wang</w:t>
        </w:r>
      </w:hyperlink>
      <w:r w:rsidR="00021ACB" w:rsidRPr="00A940B3">
        <w:rPr>
          <w:rFonts w:ascii="Times New Roman" w:eastAsia="Times New Roman" w:hAnsi="Times New Roman" w:cs="Times New Roman"/>
          <w:color w:val="000000"/>
        </w:rPr>
        <w:t xml:space="preserve"> (2021)</w:t>
      </w:r>
      <w:r w:rsidR="00612484" w:rsidRPr="00A940B3">
        <w:rPr>
          <w:rFonts w:ascii="Times New Roman" w:eastAsia="Times New Roman" w:hAnsi="Times New Roman" w:cs="Times New Roman"/>
          <w:color w:val="000000"/>
        </w:rPr>
        <w:t xml:space="preserve"> and </w:t>
      </w:r>
      <w:r w:rsidR="00612484" w:rsidRPr="0082085D">
        <w:rPr>
          <w:rFonts w:ascii="Times New Roman" w:eastAsia="Times New Roman" w:hAnsi="Times New Roman" w:cs="Times New Roman"/>
          <w:color w:val="000000"/>
        </w:rPr>
        <w:t>Rosenberg (2021</w:t>
      </w:r>
      <w:r w:rsidR="00870FD8">
        <w:rPr>
          <w:rFonts w:ascii="Times New Roman" w:eastAsia="Times New Roman" w:hAnsi="Times New Roman" w:cs="Times New Roman"/>
          <w:color w:val="000000"/>
        </w:rPr>
        <w:t>a</w:t>
      </w:r>
      <w:bookmarkStart w:id="49" w:name="_GoBack"/>
      <w:bookmarkEnd w:id="49"/>
      <w:r w:rsidR="00612484" w:rsidRPr="0082085D">
        <w:rPr>
          <w:rFonts w:ascii="Times New Roman" w:eastAsia="Times New Roman" w:hAnsi="Times New Roman" w:cs="Times New Roman"/>
          <w:color w:val="000000"/>
        </w:rPr>
        <w:t>)</w:t>
      </w:r>
      <w:r w:rsidR="00525807" w:rsidRPr="00A940B3">
        <w:rPr>
          <w:rFonts w:ascii="Times New Roman" w:eastAsia="Times New Roman" w:hAnsi="Times New Roman" w:cs="Times New Roman"/>
          <w:color w:val="000000"/>
        </w:rPr>
        <w:t>.</w:t>
      </w:r>
    </w:p>
    <w:p w14:paraId="6744FA67" w14:textId="7A9FA41F" w:rsidR="00741049" w:rsidRDefault="003217D6" w:rsidP="00EC58D8">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R</w:t>
      </w:r>
      <w:r w:rsidRPr="003217D6">
        <w:rPr>
          <w:rFonts w:ascii="Times New Roman" w:eastAsia="Times New Roman" w:hAnsi="Times New Roman" w:cs="Times New Roman"/>
          <w:b/>
          <w:bCs/>
          <w:color w:val="000000"/>
        </w:rPr>
        <w:t xml:space="preserve">eproducible </w:t>
      </w:r>
      <w:r w:rsidR="00315F6B">
        <w:rPr>
          <w:rFonts w:ascii="Times New Roman" w:eastAsia="Times New Roman" w:hAnsi="Times New Roman" w:cs="Times New Roman"/>
          <w:b/>
          <w:bCs/>
          <w:color w:val="000000"/>
        </w:rPr>
        <w:t>R</w:t>
      </w:r>
      <w:r w:rsidRPr="00AD499A">
        <w:rPr>
          <w:rFonts w:ascii="Times New Roman" w:eastAsia="Times New Roman" w:hAnsi="Times New Roman" w:cs="Times New Roman"/>
          <w:b/>
          <w:bCs/>
          <w:color w:val="000000"/>
        </w:rPr>
        <w:t>esults</w:t>
      </w:r>
    </w:p>
    <w:p w14:paraId="2BBD13B4" w14:textId="048559C6" w:rsidR="00637B74" w:rsidRDefault="00637B74" w:rsidP="00637B74">
      <w:pPr>
        <w:spacing w:after="0" w:line="300" w:lineRule="auto"/>
        <w:rPr>
          <w:rFonts w:ascii="Times New Roman" w:eastAsia="Times New Roman" w:hAnsi="Times New Roman" w:cs="Times New Roman"/>
          <w:color w:val="000000"/>
        </w:rPr>
      </w:pPr>
      <w:r w:rsidRPr="00977641">
        <w:rPr>
          <w:rFonts w:ascii="Times New Roman" w:eastAsia="Times New Roman" w:hAnsi="Times New Roman" w:cs="Times New Roman"/>
          <w:color w:val="000000"/>
        </w:rPr>
        <w:t xml:space="preserve">Mahmudur </w:t>
      </w:r>
      <w:r w:rsidR="00E3432E" w:rsidRPr="00E3432E">
        <w:rPr>
          <w:rFonts w:ascii="Times New Roman" w:eastAsia="Times New Roman" w:hAnsi="Times New Roman" w:cs="Times New Roman"/>
          <w:color w:val="000000"/>
        </w:rPr>
        <w:t>Rahman</w:t>
      </w:r>
      <w:r w:rsidR="00E3432E">
        <w:rPr>
          <w:rFonts w:ascii="Times New Roman" w:eastAsia="Times New Roman" w:hAnsi="Times New Roman" w:cs="Times New Roman"/>
          <w:color w:val="000000"/>
        </w:rPr>
        <w:t xml:space="preserve"> </w:t>
      </w:r>
      <w:r w:rsidRPr="00977641">
        <w:rPr>
          <w:rFonts w:ascii="Times New Roman" w:eastAsia="Times New Roman" w:hAnsi="Times New Roman" w:cs="Times New Roman"/>
          <w:color w:val="000000"/>
        </w:rPr>
        <w:t>Aveek</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w:t>
      </w:r>
      <w:r>
        <w:rPr>
          <w:rFonts w:ascii="Times New Roman" w:eastAsia="Times New Roman" w:hAnsi="Times New Roman" w:cs="Times New Roman"/>
          <w:color w:val="000000"/>
        </w:rPr>
        <w:t>Utah State University</w:t>
      </w:r>
      <w:r w:rsidRPr="00637B74">
        <w:rPr>
          <w:rFonts w:ascii="Times New Roman" w:eastAsia="Times New Roman" w:hAnsi="Times New Roman" w:cs="Times New Roman"/>
          <w:color w:val="000000"/>
        </w:rPr>
        <w:t>) downloaded,</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 xml:space="preserve">installed, and ran the </w:t>
      </w:r>
      <w:r>
        <w:rPr>
          <w:rFonts w:ascii="Times New Roman" w:eastAsia="Times New Roman" w:hAnsi="Times New Roman" w:cs="Times New Roman"/>
          <w:color w:val="000000"/>
        </w:rPr>
        <w:t>exploratory</w:t>
      </w:r>
      <w:r w:rsidRPr="00637B74">
        <w:rPr>
          <w:rFonts w:ascii="Times New Roman" w:eastAsia="Times New Roman" w:hAnsi="Times New Roman" w:cs="Times New Roman"/>
          <w:color w:val="000000"/>
        </w:rPr>
        <w:t xml:space="preserve"> model </w:t>
      </w:r>
      <w:r w:rsidR="008C1BC0">
        <w:rPr>
          <w:rFonts w:ascii="Times New Roman" w:eastAsia="Times New Roman" w:hAnsi="Times New Roman" w:cs="Times New Roman"/>
          <w:color w:val="000000"/>
        </w:rPr>
        <w:t xml:space="preserve">and </w:t>
      </w:r>
      <w:r w:rsidR="008C1BC0" w:rsidRPr="008C1BC0">
        <w:rPr>
          <w:rFonts w:ascii="Times New Roman" w:eastAsia="Times New Roman" w:hAnsi="Times New Roman" w:cs="Times New Roman"/>
          <w:color w:val="000000"/>
        </w:rPr>
        <w:t>reproduced results in all figures</w:t>
      </w:r>
      <w:r w:rsidR="006A4E8C">
        <w:rPr>
          <w:rFonts w:ascii="Times New Roman" w:eastAsia="Times New Roman" w:hAnsi="Times New Roman" w:cs="Times New Roman"/>
          <w:color w:val="000000"/>
        </w:rPr>
        <w:t xml:space="preserve">. </w:t>
      </w:r>
    </w:p>
    <w:p w14:paraId="526A5FD9" w14:textId="55438DF0" w:rsidR="003F6374" w:rsidRDefault="003F6374" w:rsidP="00997AF2">
      <w:pPr>
        <w:spacing w:before="240" w:after="24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Reference</w:t>
      </w:r>
    </w:p>
    <w:p w14:paraId="0C9D8585" w14:textId="2CD8687D" w:rsidR="00685605" w:rsidRPr="00685605" w:rsidRDefault="00685605" w:rsidP="00F416C5">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Brown, C., </w:t>
      </w:r>
      <w:proofErr w:type="spellStart"/>
      <w:r w:rsidRPr="00685605">
        <w:rPr>
          <w:rFonts w:ascii="Times New Roman" w:eastAsia="Times New Roman" w:hAnsi="Times New Roman" w:cs="Times New Roman"/>
          <w:color w:val="000000"/>
        </w:rPr>
        <w:t>Ghile</w:t>
      </w:r>
      <w:proofErr w:type="spellEnd"/>
      <w:r w:rsidRPr="00685605">
        <w:rPr>
          <w:rFonts w:ascii="Times New Roman" w:eastAsia="Times New Roman" w:hAnsi="Times New Roman" w:cs="Times New Roman"/>
          <w:color w:val="000000"/>
        </w:rPr>
        <w:t>, Y., Laverty, M., &amp; Li, K. (2012). Decision scaling: Linking bottom‐up vulnerability analysis with climate projections in the water sector. Water Resources Research, 48(9).</w:t>
      </w:r>
    </w:p>
    <w:p w14:paraId="052D5409" w14:textId="71D17F42" w:rsidR="00685605" w:rsidRPr="00F416C5" w:rsidRDefault="00F416C5" w:rsidP="00F416C5">
      <w:pPr>
        <w:spacing w:after="120" w:line="240" w:lineRule="auto"/>
        <w:ind w:left="450" w:hanging="450"/>
        <w:rPr>
          <w:rFonts w:ascii="TimesNewRomanPSMT" w:hAnsi="TimesNewRomanPSMT" w:cs="TimesNewRomanPSMT"/>
        </w:rPr>
      </w:pPr>
      <w:r w:rsidRPr="00F416C5">
        <w:rPr>
          <w:rFonts w:ascii="TimesNewRomanPSMT" w:hAnsi="TimesNewRomanPSMT" w:cs="TimesNewRomanPSMT"/>
        </w:rPr>
        <w:t xml:space="preserve">Dogan, M. S., </w:t>
      </w:r>
      <w:proofErr w:type="spellStart"/>
      <w:r w:rsidRPr="00F416C5">
        <w:rPr>
          <w:rFonts w:ascii="TimesNewRomanPSMT" w:hAnsi="TimesNewRomanPSMT" w:cs="TimesNewRomanPSMT"/>
        </w:rPr>
        <w:t>Fefer</w:t>
      </w:r>
      <w:proofErr w:type="spellEnd"/>
      <w:r w:rsidRPr="00F416C5">
        <w:rPr>
          <w:rFonts w:ascii="TimesNewRomanPSMT" w:hAnsi="TimesNewRomanPSMT" w:cs="TimesNewRomanPSMT"/>
        </w:rPr>
        <w:t>, M. A., Herman, J. D., Hart, Q. J., Merz, J. R., Medellín-</w:t>
      </w:r>
      <w:proofErr w:type="spellStart"/>
      <w:r w:rsidRPr="00F416C5">
        <w:rPr>
          <w:rFonts w:ascii="TimesNewRomanPSMT" w:hAnsi="TimesNewRomanPSMT" w:cs="TimesNewRomanPSMT"/>
        </w:rPr>
        <w:t>Azuara</w:t>
      </w:r>
      <w:proofErr w:type="spellEnd"/>
      <w:r w:rsidRPr="00F416C5">
        <w:rPr>
          <w:rFonts w:ascii="TimesNewRomanPSMT" w:hAnsi="TimesNewRomanPSMT" w:cs="TimesNewRomanPSMT"/>
        </w:rPr>
        <w:t xml:space="preserve">, J., &amp; Lund, J. R. (2018). An open-source Python implementation of California's </w:t>
      </w:r>
      <w:proofErr w:type="spellStart"/>
      <w:r w:rsidRPr="00F416C5">
        <w:rPr>
          <w:rFonts w:ascii="TimesNewRomanPSMT" w:hAnsi="TimesNewRomanPSMT" w:cs="TimesNewRomanPSMT"/>
        </w:rPr>
        <w:t>hydroeconomic</w:t>
      </w:r>
      <w:proofErr w:type="spellEnd"/>
      <w:r w:rsidRPr="00F416C5">
        <w:rPr>
          <w:rFonts w:ascii="TimesNewRomanPSMT" w:hAnsi="TimesNewRomanPSMT" w:cs="TimesNewRomanPSMT"/>
        </w:rPr>
        <w:t xml:space="preserve"> optimization model. Environmental Modelling &amp; Software, 108, 8</w:t>
      </w:r>
      <w:r w:rsidR="00D72A49">
        <w:rPr>
          <w:rFonts w:ascii="Times New Roman" w:eastAsia="Times New Roman" w:hAnsi="Times New Roman" w:cs="Times New Roman"/>
          <w:color w:val="000000"/>
        </w:rPr>
        <w:t>–</w:t>
      </w:r>
      <w:r w:rsidRPr="00F416C5">
        <w:rPr>
          <w:rFonts w:ascii="TimesNewRomanPSMT" w:hAnsi="TimesNewRomanPSMT" w:cs="TimesNewRomanPSMT"/>
        </w:rPr>
        <w:t>13.</w:t>
      </w:r>
    </w:p>
    <w:p w14:paraId="0FD4BC89" w14:textId="64869B3D" w:rsidR="00A35B94" w:rsidRDefault="00A35B94" w:rsidP="00A35B94">
      <w:pPr>
        <w:spacing w:after="120" w:line="240" w:lineRule="auto"/>
        <w:ind w:left="450" w:hanging="450"/>
        <w:rPr>
          <w:rFonts w:ascii="TimesNewRomanPSMT" w:hAnsi="TimesNewRomanPSMT" w:cs="TimesNewRomanPSMT"/>
          <w:color w:val="0045D7"/>
        </w:rPr>
      </w:pPr>
      <w:r>
        <w:rPr>
          <w:rFonts w:ascii="TimesNewRomanPSMT" w:hAnsi="TimesNewRomanPSMT" w:cs="TimesNewRomanPSMT"/>
          <w:color w:val="000000"/>
        </w:rPr>
        <w:t xml:space="preserve">DCP, (2019), Colorado River Basin </w:t>
      </w:r>
      <w:r w:rsidRPr="00A35B94">
        <w:rPr>
          <w:rFonts w:ascii="TimesNewRomanPSMT" w:hAnsi="TimesNewRomanPSMT" w:cs="TimesNewRomanPSMT"/>
        </w:rPr>
        <w:t>Drought</w:t>
      </w:r>
      <w:r>
        <w:rPr>
          <w:rFonts w:ascii="TimesNewRomanPSMT" w:hAnsi="TimesNewRomanPSMT" w:cs="TimesNewRomanPSMT"/>
          <w:color w:val="000000"/>
        </w:rPr>
        <w:t xml:space="preserve"> Contingency Plans (DCP). </w:t>
      </w:r>
      <w:hyperlink r:id="rId26" w:history="1">
        <w:r w:rsidR="00A04100" w:rsidRPr="001056B5">
          <w:rPr>
            <w:rStyle w:val="Hyperlink"/>
            <w:rFonts w:ascii="TimesNewRomanPSMT" w:hAnsi="TimesNewRomanPSMT" w:cs="TimesNewRomanPSMT"/>
          </w:rPr>
          <w:t>https://www.usbr.gov/dcp/finaldocs.html</w:t>
        </w:r>
      </w:hyperlink>
    </w:p>
    <w:p w14:paraId="2B457E35" w14:textId="0559C883" w:rsidR="00D420F0" w:rsidRDefault="00D420F0" w:rsidP="00A35B94">
      <w:pPr>
        <w:spacing w:after="120" w:line="240" w:lineRule="auto"/>
        <w:ind w:left="450" w:hanging="450"/>
        <w:rPr>
          <w:rFonts w:ascii="TimesNewRomanPSMT" w:hAnsi="TimesNewRomanPSMT" w:cs="TimesNewRomanPSMT"/>
        </w:rPr>
      </w:pPr>
      <w:r w:rsidRPr="00D420F0">
        <w:rPr>
          <w:rFonts w:ascii="TimesNewRomanPSMT" w:hAnsi="TimesNewRomanPSMT" w:cs="TimesNewRomanPSMT"/>
        </w:rPr>
        <w:t xml:space="preserve">Díaz-González, L., </w:t>
      </w:r>
      <w:proofErr w:type="spellStart"/>
      <w:r w:rsidRPr="00D420F0">
        <w:rPr>
          <w:rFonts w:ascii="TimesNewRomanPSMT" w:hAnsi="TimesNewRomanPSMT" w:cs="TimesNewRomanPSMT"/>
        </w:rPr>
        <w:t>Uscanga</w:t>
      </w:r>
      <w:proofErr w:type="spellEnd"/>
      <w:r w:rsidRPr="00D420F0">
        <w:rPr>
          <w:rFonts w:ascii="TimesNewRomanPSMT" w:hAnsi="TimesNewRomanPSMT" w:cs="TimesNewRomanPSMT"/>
        </w:rPr>
        <w:t>-Junco, O. A., &amp; Rosales-Rivera, M. (2021). Development and comparison of machine learning models for water multidimensional classification. Journal of Hydrology, 598, 126234.</w:t>
      </w:r>
    </w:p>
    <w:p w14:paraId="7575B3A6" w14:textId="77777777" w:rsidR="00D420F0" w:rsidRDefault="00D420F0" w:rsidP="00D420F0">
      <w:pPr>
        <w:spacing w:after="120" w:line="240" w:lineRule="auto"/>
        <w:ind w:left="450" w:hanging="450"/>
        <w:rPr>
          <w:rFonts w:ascii="Times New Roman" w:eastAsia="Times New Roman" w:hAnsi="Times New Roman" w:cs="Times New Roman"/>
          <w:color w:val="000000"/>
        </w:rPr>
      </w:pPr>
      <w:r w:rsidRPr="003F6374">
        <w:rPr>
          <w:rFonts w:ascii="Times New Roman" w:eastAsia="Times New Roman" w:hAnsi="Times New Roman" w:cs="Times New Roman"/>
          <w:color w:val="000000"/>
        </w:rPr>
        <w:t>Draper, A.J., Jenkins, M.W., Kirby, K.W., Lund, J.R., Howitt, R.E., 2003. Economic-engineering</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optimization for California water management. J. Water </w:t>
      </w:r>
      <w:proofErr w:type="spellStart"/>
      <w:r w:rsidRPr="003F6374">
        <w:rPr>
          <w:rFonts w:ascii="TimesNewRomanPSMT" w:hAnsi="TimesNewRomanPSMT" w:cs="TimesNewRomanPSMT"/>
        </w:rPr>
        <w:t>Resour</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Plann</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Manag</w:t>
      </w:r>
      <w:proofErr w:type="spellEnd"/>
      <w:r w:rsidRPr="003F6374">
        <w:rPr>
          <w:rFonts w:ascii="Times New Roman" w:eastAsia="Times New Roman" w:hAnsi="Times New Roman" w:cs="Times New Roman"/>
          <w:color w:val="000000"/>
        </w:rPr>
        <w:t xml:space="preserve">. 129, 155–164. </w:t>
      </w:r>
      <w:hyperlink r:id="rId27" w:history="1">
        <w:r w:rsidRPr="003F6374">
          <w:rPr>
            <w:rFonts w:ascii="Times New Roman" w:eastAsia="Times New Roman" w:hAnsi="Times New Roman" w:cs="Times New Roman"/>
            <w:color w:val="1155CC"/>
            <w:u w:val="single"/>
          </w:rPr>
          <w:t>https://doi.org/10.1061/(ASCE)0733-9496(2003)</w:t>
        </w:r>
      </w:hyperlink>
      <w:r w:rsidRPr="003F6374">
        <w:rPr>
          <w:rFonts w:ascii="Times New Roman" w:eastAsia="Times New Roman" w:hAnsi="Times New Roman" w:cs="Times New Roman"/>
          <w:color w:val="000000"/>
        </w:rPr>
        <w:t xml:space="preserve"> 129:3(155).</w:t>
      </w:r>
    </w:p>
    <w:p w14:paraId="606DF5A5" w14:textId="2F84BE0A" w:rsidR="00D420F0" w:rsidRDefault="00D420F0" w:rsidP="00D420F0">
      <w:pPr>
        <w:spacing w:after="120" w:line="240" w:lineRule="auto"/>
        <w:ind w:left="450" w:hanging="450"/>
        <w:rPr>
          <w:rFonts w:ascii="TimesNewRomanPSMT" w:hAnsi="TimesNewRomanPSMT" w:cs="TimesNewRomanPSMT"/>
        </w:rPr>
      </w:pPr>
      <w:r w:rsidRPr="00F416C5">
        <w:rPr>
          <w:rFonts w:ascii="TimesNewRomanPSMT" w:hAnsi="TimesNewRomanPSMT" w:cs="TimesNewRomanPSMT"/>
        </w:rPr>
        <w:t>Draper, A. J., and Lund, J. R. (2004). Optimal hedging and carryover storage value. Journal of water resources planning and management, 130(1), 83</w:t>
      </w:r>
      <w:r>
        <w:rPr>
          <w:rFonts w:ascii="Times New Roman" w:eastAsia="Times New Roman" w:hAnsi="Times New Roman" w:cs="Times New Roman"/>
          <w:color w:val="000000"/>
        </w:rPr>
        <w:t>–</w:t>
      </w:r>
      <w:r w:rsidRPr="00F416C5">
        <w:rPr>
          <w:rFonts w:ascii="TimesNewRomanPSMT" w:hAnsi="TimesNewRomanPSMT" w:cs="TimesNewRomanPSMT"/>
        </w:rPr>
        <w:t>87.</w:t>
      </w:r>
    </w:p>
    <w:p w14:paraId="6ACF2C80" w14:textId="7E4251D5" w:rsidR="00765840" w:rsidRDefault="00765840" w:rsidP="00765840">
      <w:pPr>
        <w:spacing w:after="120" w:line="240" w:lineRule="auto"/>
        <w:ind w:left="450" w:hanging="450"/>
        <w:rPr>
          <w:rFonts w:ascii="Times New Roman" w:eastAsia="Times New Roman" w:hAnsi="Times New Roman" w:cs="Times New Roman"/>
          <w:color w:val="1155CC"/>
          <w:u w:val="single"/>
        </w:rPr>
      </w:pPr>
      <w:r>
        <w:rPr>
          <w:rFonts w:ascii="TimesNewRomanPSMT" w:hAnsi="TimesNewRomanPSMT" w:cs="TimesNewRomanPSMT"/>
        </w:rPr>
        <w:t xml:space="preserve">Fleck, John (2020). </w:t>
      </w:r>
      <w:r w:rsidRPr="00765840">
        <w:rPr>
          <w:rFonts w:ascii="TimesNewRomanPSMT" w:hAnsi="TimesNewRomanPSMT" w:cs="TimesNewRomanPSMT"/>
        </w:rPr>
        <w:t>How big was Lake Mead’s “structural deficit” in 2019?</w:t>
      </w:r>
      <w:r>
        <w:rPr>
          <w:rFonts w:ascii="TimesNewRomanPSMT" w:hAnsi="TimesNewRomanPSMT" w:cs="TimesNewRomanPSMT"/>
        </w:rPr>
        <w:t xml:space="preserve"> Link: </w:t>
      </w:r>
      <w:hyperlink r:id="rId28" w:history="1">
        <w:r w:rsidRPr="00765840">
          <w:rPr>
            <w:rFonts w:ascii="Times New Roman" w:eastAsia="Times New Roman" w:hAnsi="Times New Roman" w:cs="Times New Roman"/>
            <w:color w:val="1155CC"/>
            <w:u w:val="single"/>
          </w:rPr>
          <w:t>http://www.inkstain.net/fleck/2020/01/how-big-was-lake-meads-structural-deficit-in-2019/</w:t>
        </w:r>
      </w:hyperlink>
    </w:p>
    <w:p w14:paraId="7370E9C8" w14:textId="482266D1" w:rsidR="00E3481C" w:rsidRDefault="00E3481C" w:rsidP="00765840">
      <w:pPr>
        <w:spacing w:after="120" w:line="240" w:lineRule="auto"/>
        <w:ind w:left="450" w:hanging="450"/>
        <w:rPr>
          <w:rFonts w:ascii="TimesNewRomanPSMT" w:hAnsi="TimesNewRomanPSMT" w:cs="TimesNewRomanPSMT"/>
        </w:rPr>
      </w:pPr>
      <w:proofErr w:type="spellStart"/>
      <w:r>
        <w:rPr>
          <w:rFonts w:ascii="TimesNewRomanPSMT" w:hAnsi="TimesNewRomanPSMT" w:cs="TimesNewRomanPSMT"/>
        </w:rPr>
        <w:t>Haasnoot</w:t>
      </w:r>
      <w:proofErr w:type="spellEnd"/>
      <w:r>
        <w:rPr>
          <w:rFonts w:ascii="TimesNewRomanPSMT" w:hAnsi="TimesNewRomanPSMT" w:cs="TimesNewRomanPSMT"/>
        </w:rPr>
        <w:t xml:space="preserve">, M., </w:t>
      </w:r>
      <w:proofErr w:type="spellStart"/>
      <w:r>
        <w:rPr>
          <w:rFonts w:ascii="TimesNewRomanPSMT" w:hAnsi="TimesNewRomanPSMT" w:cs="TimesNewRomanPSMT"/>
        </w:rPr>
        <w:t>Kwakkel</w:t>
      </w:r>
      <w:proofErr w:type="spellEnd"/>
      <w:r>
        <w:rPr>
          <w:rFonts w:ascii="TimesNewRomanPSMT" w:hAnsi="TimesNewRomanPSMT" w:cs="TimesNewRomanPSMT"/>
        </w:rPr>
        <w:t xml:space="preserve">, J. H., Walker, W. E., and </w:t>
      </w:r>
      <w:proofErr w:type="spellStart"/>
      <w:r>
        <w:rPr>
          <w:rFonts w:ascii="TimesNewRomanPSMT" w:hAnsi="TimesNewRomanPSMT" w:cs="TimesNewRomanPSMT"/>
        </w:rPr>
        <w:t>ter</w:t>
      </w:r>
      <w:proofErr w:type="spellEnd"/>
      <w:r>
        <w:rPr>
          <w:rFonts w:ascii="TimesNewRomanPSMT" w:hAnsi="TimesNewRomanPSMT" w:cs="TimesNewRomanPSMT"/>
        </w:rPr>
        <w:t xml:space="preserve"> Maat, J. (2013). Dynamic Adaptive Policy Pathways: A Method for Crafting Robust Decisions </w:t>
      </w:r>
      <w:r w:rsidRPr="00DC129A">
        <w:rPr>
          <w:rFonts w:ascii="Times New Roman" w:eastAsia="Times New Roman" w:hAnsi="Times New Roman" w:cs="Times New Roman"/>
          <w:color w:val="000000"/>
        </w:rPr>
        <w:t>for</w:t>
      </w:r>
      <w:r>
        <w:rPr>
          <w:rFonts w:ascii="TimesNewRomanPSMT" w:hAnsi="TimesNewRomanPSMT" w:cs="TimesNewRomanPSMT"/>
        </w:rPr>
        <w:t xml:space="preserve"> a Deeply Uncertain World. Global Environmental Change, 23(2), 485</w:t>
      </w:r>
      <w:r w:rsidR="00D72A49">
        <w:rPr>
          <w:rFonts w:ascii="Times New Roman" w:eastAsia="Times New Roman" w:hAnsi="Times New Roman" w:cs="Times New Roman"/>
          <w:color w:val="000000"/>
        </w:rPr>
        <w:t>–</w:t>
      </w:r>
      <w:r>
        <w:rPr>
          <w:rFonts w:ascii="TimesNewRomanPSMT" w:hAnsi="TimesNewRomanPSMT" w:cs="TimesNewRomanPSMT"/>
        </w:rPr>
        <w:t>498.</w:t>
      </w:r>
    </w:p>
    <w:p w14:paraId="1D1AE330" w14:textId="2BAD88C7" w:rsidR="00832E67" w:rsidRDefault="00832E67" w:rsidP="00832E67">
      <w:pPr>
        <w:spacing w:after="120" w:line="240" w:lineRule="auto"/>
        <w:ind w:left="450" w:hanging="450"/>
        <w:rPr>
          <w:rFonts w:ascii="Times New Roman" w:eastAsia="Times New Roman" w:hAnsi="Times New Roman" w:cs="Times New Roman"/>
          <w:color w:val="000000"/>
        </w:rPr>
      </w:pPr>
      <w:r w:rsidRPr="00146FA7">
        <w:rPr>
          <w:rFonts w:ascii="Times New Roman" w:eastAsia="Times New Roman" w:hAnsi="Times New Roman" w:cs="Times New Roman"/>
          <w:color w:val="000000"/>
        </w:rPr>
        <w:t xml:space="preserve">Herman, J. D., Quinn, J. D., </w:t>
      </w:r>
      <w:proofErr w:type="spellStart"/>
      <w:r w:rsidRPr="00146FA7">
        <w:rPr>
          <w:rFonts w:ascii="Times New Roman" w:eastAsia="Times New Roman" w:hAnsi="Times New Roman" w:cs="Times New Roman"/>
          <w:color w:val="000000"/>
        </w:rPr>
        <w:t>Steinschneider</w:t>
      </w:r>
      <w:proofErr w:type="spellEnd"/>
      <w:r w:rsidRPr="00146FA7">
        <w:rPr>
          <w:rFonts w:ascii="Times New Roman" w:eastAsia="Times New Roman" w:hAnsi="Times New Roman" w:cs="Times New Roman"/>
          <w:color w:val="000000"/>
        </w:rPr>
        <w:t xml:space="preserve">, S., Giuliani, M., &amp; Fletcher, S. (2020). Climate adaptation as a control problem: Review and </w:t>
      </w:r>
      <w:r w:rsidRPr="00DC129A">
        <w:rPr>
          <w:rFonts w:ascii="TimesNewRomanPSMT" w:hAnsi="TimesNewRomanPSMT" w:cs="TimesNewRomanPSMT"/>
          <w:color w:val="000000"/>
        </w:rPr>
        <w:t>perspectives</w:t>
      </w:r>
      <w:r w:rsidRPr="00146FA7">
        <w:rPr>
          <w:rFonts w:ascii="Times New Roman" w:eastAsia="Times New Roman" w:hAnsi="Times New Roman" w:cs="Times New Roman"/>
          <w:color w:val="000000"/>
        </w:rPr>
        <w:t xml:space="preserve"> on dynamic water resources planning under uncertainty. Water Resources Research, 56(2), e24389.</w:t>
      </w:r>
    </w:p>
    <w:p w14:paraId="477BA0E1" w14:textId="6DC10AAD" w:rsidR="0069535A" w:rsidRDefault="00C82698" w:rsidP="00C82698">
      <w:pPr>
        <w:spacing w:after="120" w:line="240" w:lineRule="auto"/>
        <w:ind w:left="450" w:hanging="450"/>
        <w:rPr>
          <w:rFonts w:ascii="TimesNewRomanPSMT" w:hAnsi="TimesNewRomanPSMT" w:cs="TimesNewRomanPSMT"/>
          <w:color w:val="000000"/>
        </w:rPr>
      </w:pPr>
      <w:r>
        <w:rPr>
          <w:rFonts w:ascii="TimesNewRomanPSMT" w:hAnsi="TimesNewRomanPSMT" w:cs="TimesNewRomanPSMT"/>
        </w:rPr>
        <w:t xml:space="preserve">Hundley, N., Jr. (1975), Water and the West: The Colorado River Compact and the Politics of Water in the American West. Berkeley, University of California Press. </w:t>
      </w:r>
      <w:r w:rsidR="0069535A">
        <w:rPr>
          <w:rFonts w:ascii="TimesNewRomanPSMT" w:hAnsi="TimesNewRomanPSMT" w:cs="TimesNewRomanPSMT"/>
          <w:color w:val="000000"/>
        </w:rPr>
        <w:t xml:space="preserve">Kendall, D. R. and J. A. </w:t>
      </w:r>
      <w:proofErr w:type="spellStart"/>
      <w:r w:rsidR="0069535A">
        <w:rPr>
          <w:rFonts w:ascii="TimesNewRomanPSMT" w:hAnsi="TimesNewRomanPSMT" w:cs="TimesNewRomanPSMT"/>
          <w:color w:val="000000"/>
        </w:rPr>
        <w:t>Dracup</w:t>
      </w:r>
      <w:proofErr w:type="spellEnd"/>
      <w:r w:rsidR="0069535A">
        <w:rPr>
          <w:rFonts w:ascii="TimesNewRomanPSMT" w:hAnsi="TimesNewRomanPSMT" w:cs="TimesNewRomanPSMT"/>
          <w:color w:val="000000"/>
        </w:rPr>
        <w:t xml:space="preserve">, </w:t>
      </w:r>
      <w:r w:rsidR="0069535A">
        <w:rPr>
          <w:rFonts w:ascii="TimesNewRomanPSMT" w:hAnsi="TimesNewRomanPSMT" w:cs="TimesNewRomanPSMT"/>
          <w:color w:val="000000"/>
        </w:rPr>
        <w:lastRenderedPageBreak/>
        <w:t>(</w:t>
      </w:r>
      <w:r w:rsidR="0069535A" w:rsidRPr="0069535A">
        <w:rPr>
          <w:rFonts w:ascii="TimesNewRomanPSMT" w:hAnsi="TimesNewRomanPSMT" w:cs="TimesNewRomanPSMT"/>
        </w:rPr>
        <w:t>1991</w:t>
      </w:r>
      <w:r w:rsidR="0069535A">
        <w:rPr>
          <w:rFonts w:ascii="TimesNewRomanPSMT" w:hAnsi="TimesNewRomanPSMT" w:cs="TimesNewRomanPSMT"/>
          <w:color w:val="000000"/>
        </w:rPr>
        <w:t>), "A Comparison of Index-</w:t>
      </w:r>
      <w:r w:rsidR="0069535A" w:rsidRPr="00C82698">
        <w:rPr>
          <w:rFonts w:ascii="Times New Roman" w:eastAsia="Times New Roman" w:hAnsi="Times New Roman" w:cs="Times New Roman"/>
          <w:color w:val="000000"/>
        </w:rPr>
        <w:t>Sequential</w:t>
      </w:r>
      <w:r w:rsidR="0069535A">
        <w:rPr>
          <w:rFonts w:ascii="TimesNewRomanPSMT" w:hAnsi="TimesNewRomanPSMT" w:cs="TimesNewRomanPSMT"/>
          <w:color w:val="000000"/>
        </w:rPr>
        <w:t xml:space="preserve"> and AR(1) Generated Hydrologic Sequences," Journal of Hydrology, 122(1): 335</w:t>
      </w:r>
      <w:r w:rsidR="00D72A49">
        <w:rPr>
          <w:rFonts w:ascii="Times New Roman" w:eastAsia="Times New Roman" w:hAnsi="Times New Roman" w:cs="Times New Roman"/>
          <w:color w:val="000000"/>
        </w:rPr>
        <w:t>–</w:t>
      </w:r>
      <w:r w:rsidR="0069535A">
        <w:rPr>
          <w:rFonts w:ascii="TimesNewRomanPSMT" w:hAnsi="TimesNewRomanPSMT" w:cs="TimesNewRomanPSMT"/>
          <w:color w:val="000000"/>
        </w:rPr>
        <w:t xml:space="preserve">352, </w:t>
      </w:r>
      <w:hyperlink r:id="rId29" w:history="1">
        <w:r w:rsidR="007E1411" w:rsidRPr="0022156F">
          <w:rPr>
            <w:rStyle w:val="Hyperlink"/>
            <w:rFonts w:ascii="TimesNewRomanPSMT" w:hAnsi="TimesNewRomanPSMT" w:cs="TimesNewRomanPSMT"/>
          </w:rPr>
          <w:t>https://doi.org/10.1016/0022-1694(91)90187-M</w:t>
        </w:r>
      </w:hyperlink>
      <w:r w:rsidR="0069535A">
        <w:rPr>
          <w:rFonts w:ascii="TimesNewRomanPSMT" w:hAnsi="TimesNewRomanPSMT" w:cs="TimesNewRomanPSMT"/>
          <w:color w:val="000000"/>
        </w:rPr>
        <w:t>.</w:t>
      </w:r>
    </w:p>
    <w:p w14:paraId="21C37713" w14:textId="2816BDD2" w:rsidR="001A7807" w:rsidRPr="00E334EA" w:rsidRDefault="001A7807" w:rsidP="00E334EA">
      <w:pPr>
        <w:spacing w:after="120" w:line="240" w:lineRule="auto"/>
        <w:ind w:left="450" w:hanging="450"/>
        <w:rPr>
          <w:rFonts w:ascii="TimesNewRomanPSMT" w:hAnsi="TimesNewRomanPSMT" w:cs="TimesNewRomanPSMT"/>
        </w:rPr>
      </w:pPr>
      <w:r w:rsidRPr="001A7807">
        <w:rPr>
          <w:rFonts w:ascii="TimesNewRomanPSMT" w:hAnsi="TimesNewRomanPSMT" w:cs="TimesNewRomanPSMT"/>
        </w:rPr>
        <w:t xml:space="preserve">IBWC. (2021). "Minutes between the United States and Mexican Sections of the IBWC." United States Section. </w:t>
      </w:r>
      <w:hyperlink r:id="rId30" w:history="1">
        <w:r w:rsidRPr="001A7807">
          <w:rPr>
            <w:rStyle w:val="Hyperlink"/>
            <w:rFonts w:ascii="TimesNewRomanPSMT" w:hAnsi="TimesNewRomanPSMT" w:cs="TimesNewRomanPSMT"/>
          </w:rPr>
          <w:t>https://www.ibwc.gov/Treaties_Minutes/Minutes.html</w:t>
        </w:r>
      </w:hyperlink>
      <w:r w:rsidRPr="001A7807">
        <w:rPr>
          <w:rFonts w:ascii="TimesNewRomanPSMT" w:hAnsi="TimesNewRomanPSMT" w:cs="TimesNewRomanPSMT"/>
        </w:rPr>
        <w:t>.</w:t>
      </w:r>
    </w:p>
    <w:p w14:paraId="794E1165" w14:textId="2DA0616C" w:rsidR="007E1411" w:rsidRPr="00832E67" w:rsidRDefault="007E1411" w:rsidP="007E1411">
      <w:pPr>
        <w:spacing w:after="120" w:line="240" w:lineRule="auto"/>
        <w:ind w:left="450" w:hanging="450"/>
        <w:rPr>
          <w:rFonts w:ascii="Times New Roman" w:eastAsia="Times New Roman" w:hAnsi="Times New Roman" w:cs="Times New Roman"/>
          <w:color w:val="000000"/>
        </w:rPr>
      </w:pPr>
      <w:r w:rsidRPr="007E1411">
        <w:rPr>
          <w:rFonts w:ascii="Times New Roman" w:eastAsia="Times New Roman" w:hAnsi="Times New Roman" w:cs="Times New Roman"/>
          <w:color w:val="000000"/>
        </w:rPr>
        <w:t xml:space="preserve">Klipsch, J. D., </w:t>
      </w:r>
      <w:r w:rsidR="0001094D">
        <w:rPr>
          <w:rFonts w:ascii="Times New Roman" w:eastAsia="Times New Roman" w:hAnsi="Times New Roman" w:cs="Times New Roman"/>
          <w:color w:val="000000"/>
        </w:rPr>
        <w:t>and</w:t>
      </w:r>
      <w:r w:rsidRPr="007E1411">
        <w:rPr>
          <w:rFonts w:ascii="Times New Roman" w:eastAsia="Times New Roman" w:hAnsi="Times New Roman" w:cs="Times New Roman"/>
          <w:color w:val="000000"/>
        </w:rPr>
        <w:t xml:space="preserve"> Evans, T. A. (2006, April). Reservoir operations modeling with HEC-</w:t>
      </w:r>
      <w:proofErr w:type="spellStart"/>
      <w:r w:rsidRPr="007E1411">
        <w:rPr>
          <w:rFonts w:ascii="Times New Roman" w:eastAsia="Times New Roman" w:hAnsi="Times New Roman" w:cs="Times New Roman"/>
          <w:color w:val="000000"/>
        </w:rPr>
        <w:t>ResSim</w:t>
      </w:r>
      <w:proofErr w:type="spellEnd"/>
      <w:r w:rsidRPr="007E1411">
        <w:rPr>
          <w:rFonts w:ascii="Times New Roman" w:eastAsia="Times New Roman" w:hAnsi="Times New Roman" w:cs="Times New Roman"/>
          <w:color w:val="000000"/>
        </w:rPr>
        <w:t>. In Proceedings of the 3rd Federal Interagency Hydrologic Modeling Conference, Reno, NV, USA (Vol. 3).</w:t>
      </w:r>
    </w:p>
    <w:p w14:paraId="77AEC745" w14:textId="0FC357AC" w:rsidR="00096270" w:rsidRDefault="00096270" w:rsidP="00DC129A">
      <w:pPr>
        <w:spacing w:after="120" w:line="240" w:lineRule="auto"/>
        <w:ind w:left="450" w:hanging="450"/>
        <w:rPr>
          <w:rFonts w:ascii="Times New Roman" w:eastAsia="Times New Roman" w:hAnsi="Times New Roman" w:cs="Times New Roman"/>
          <w:color w:val="000000"/>
        </w:rPr>
      </w:pPr>
      <w:r w:rsidRPr="00096270">
        <w:rPr>
          <w:rFonts w:ascii="Times New Roman" w:eastAsia="Times New Roman" w:hAnsi="Times New Roman" w:cs="Times New Roman"/>
          <w:color w:val="000000"/>
        </w:rPr>
        <w:t xml:space="preserve">Knox, S., Meier, P., Yoon, J., </w:t>
      </w:r>
      <w:r w:rsidR="0001094D">
        <w:rPr>
          <w:rFonts w:ascii="Times New Roman" w:eastAsia="Times New Roman" w:hAnsi="Times New Roman" w:cs="Times New Roman"/>
          <w:color w:val="000000"/>
        </w:rPr>
        <w:t>and</w:t>
      </w:r>
      <w:r w:rsidRPr="00096270">
        <w:rPr>
          <w:rFonts w:ascii="Times New Roman" w:eastAsia="Times New Roman" w:hAnsi="Times New Roman" w:cs="Times New Roman"/>
          <w:color w:val="000000"/>
        </w:rPr>
        <w:t xml:space="preserve"> Harou, J. J. (2018). A python framework for multi-agent simulation of networked resource systems. </w:t>
      </w:r>
      <w:r w:rsidRPr="00DC129A">
        <w:rPr>
          <w:rFonts w:ascii="TimesNewRomanPSMT" w:hAnsi="TimesNewRomanPSMT" w:cs="TimesNewRomanPSMT"/>
        </w:rPr>
        <w:t>Environmental</w:t>
      </w:r>
      <w:r w:rsidRPr="00096270">
        <w:rPr>
          <w:rFonts w:ascii="Times New Roman" w:eastAsia="Times New Roman" w:hAnsi="Times New Roman" w:cs="Times New Roman"/>
          <w:color w:val="000000"/>
        </w:rPr>
        <w:t xml:space="preserve"> Modelling &amp; Software, 103, 16</w:t>
      </w:r>
      <w:r w:rsidR="00D72A49">
        <w:rPr>
          <w:rFonts w:ascii="Times New Roman" w:eastAsia="Times New Roman" w:hAnsi="Times New Roman" w:cs="Times New Roman"/>
          <w:color w:val="000000"/>
        </w:rPr>
        <w:t>–</w:t>
      </w:r>
      <w:r w:rsidRPr="00096270">
        <w:rPr>
          <w:rFonts w:ascii="Times New Roman" w:eastAsia="Times New Roman" w:hAnsi="Times New Roman" w:cs="Times New Roman"/>
          <w:color w:val="000000"/>
        </w:rPr>
        <w:t>28.</w:t>
      </w:r>
    </w:p>
    <w:p w14:paraId="398401AA" w14:textId="288676FD" w:rsidR="00A40CBA" w:rsidRDefault="00A40CBA" w:rsidP="00A40CB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Kuhn, E. and J. </w:t>
      </w:r>
      <w:r w:rsidRPr="00A40CBA">
        <w:rPr>
          <w:rFonts w:ascii="Times New Roman" w:eastAsia="Times New Roman" w:hAnsi="Times New Roman" w:cs="Times New Roman"/>
          <w:color w:val="000000"/>
        </w:rPr>
        <w:t>Fleck</w:t>
      </w:r>
      <w:r>
        <w:rPr>
          <w:rFonts w:ascii="TimesNewRomanPSMT" w:hAnsi="TimesNewRomanPSMT" w:cs="TimesNewRomanPSMT"/>
          <w:color w:val="000000"/>
        </w:rPr>
        <w:t xml:space="preserve">, (2019), Science Be Dammed: How Ignoring Inconvenient Science Drained the Colorado River, University of Arizona Press, </w:t>
      </w:r>
      <w:hyperlink r:id="rId31" w:history="1">
        <w:r w:rsidR="00A35B94" w:rsidRPr="009E2F30">
          <w:rPr>
            <w:rStyle w:val="Hyperlink"/>
            <w:rFonts w:ascii="TimesNewRomanPSMT" w:hAnsi="TimesNewRomanPSMT" w:cs="TimesNewRomanPSMT"/>
          </w:rPr>
          <w:t>https://uapress.arizona.edu/book/science-be-dammed</w:t>
        </w:r>
      </w:hyperlink>
      <w:r>
        <w:rPr>
          <w:rFonts w:ascii="TimesNewRomanPSMT" w:hAnsi="TimesNewRomanPSMT" w:cs="TimesNewRomanPSMT"/>
          <w:color w:val="000000"/>
        </w:rPr>
        <w:t>.</w:t>
      </w:r>
    </w:p>
    <w:p w14:paraId="54D01532" w14:textId="2D4FB616" w:rsidR="00A35B94" w:rsidRDefault="00A35B94" w:rsidP="00A35B9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Minute 319, (2012), "Minute No. 319; Interim International Cooperative Measures in the Colorado River Basin </w:t>
      </w:r>
      <w:r w:rsidRPr="00A35B94">
        <w:rPr>
          <w:rFonts w:ascii="Times New Roman" w:eastAsia="Times New Roman" w:hAnsi="Times New Roman" w:cs="Times New Roman"/>
          <w:color w:val="000000"/>
        </w:rPr>
        <w:t>through</w:t>
      </w:r>
      <w:r>
        <w:rPr>
          <w:rFonts w:ascii="TimesNewRomanPSMT" w:hAnsi="TimesNewRomanPSMT" w:cs="TimesNewRomanPSMT"/>
          <w:color w:val="000000"/>
        </w:rPr>
        <w:t xml:space="preserve"> 2017 and Extension of Minute 318 Cooperative Measures to Address the Continued Effects of the April 2010 Earthquake in the Mexicali Valley, Baja California," International Boundary and Water Commission, Available online at: </w:t>
      </w:r>
      <w:r>
        <w:rPr>
          <w:rFonts w:ascii="TimesNewRomanPSMT" w:hAnsi="TimesNewRomanPSMT" w:cs="TimesNewRomanPSMT"/>
          <w:color w:val="0045D7"/>
        </w:rPr>
        <w:t>https://www.ibwc.gov/Files/Minutes/Minute_319.pdf</w:t>
      </w:r>
      <w:r>
        <w:rPr>
          <w:rFonts w:ascii="TimesNewRomanPSMT" w:hAnsi="TimesNewRomanPSMT" w:cs="TimesNewRomanPSMT"/>
          <w:color w:val="000000"/>
        </w:rPr>
        <w:t>.</w:t>
      </w:r>
    </w:p>
    <w:p w14:paraId="7E1BB2BF" w14:textId="70B99BB2" w:rsidR="00A35B94" w:rsidRDefault="00A35B94" w:rsidP="00A35B94">
      <w:pPr>
        <w:spacing w:after="120" w:line="240" w:lineRule="auto"/>
        <w:ind w:left="450" w:hanging="450"/>
        <w:rPr>
          <w:rFonts w:ascii="Times New Roman" w:eastAsia="Times New Roman" w:hAnsi="Times New Roman" w:cs="Times New Roman"/>
          <w:color w:val="000000"/>
        </w:rPr>
      </w:pPr>
      <w:r>
        <w:rPr>
          <w:rFonts w:ascii="TimesNewRomanPSMT" w:hAnsi="TimesNewRomanPSMT" w:cs="TimesNewRomanPSMT"/>
          <w:color w:val="000000"/>
        </w:rPr>
        <w:t xml:space="preserve">Minute 323, (2017), "Minute No. 323, Extension of Cooperative Measures and Adoption of a Binational Water </w:t>
      </w:r>
      <w:r w:rsidRPr="00A35B94">
        <w:rPr>
          <w:rFonts w:ascii="Times New Roman" w:eastAsia="Times New Roman" w:hAnsi="Times New Roman" w:cs="Times New Roman"/>
          <w:color w:val="000000"/>
        </w:rPr>
        <w:t>Scarcity</w:t>
      </w:r>
      <w:r>
        <w:rPr>
          <w:rFonts w:ascii="TimesNewRomanPSMT" w:hAnsi="TimesNewRomanPSMT" w:cs="TimesNewRomanPSMT"/>
          <w:color w:val="000000"/>
        </w:rPr>
        <w:t xml:space="preserve"> Contingency Plan in the Colorado River Basin dated September 21, 2017," International Boundary and Water Commission, Available online at: </w:t>
      </w:r>
      <w:r>
        <w:rPr>
          <w:rFonts w:ascii="TimesNewRomanPSMT" w:hAnsi="TimesNewRomanPSMT" w:cs="TimesNewRomanPSMT"/>
          <w:color w:val="0045D7"/>
        </w:rPr>
        <w:t>https://www.ibwc.gov/Files/Minutes/Min323.pdf</w:t>
      </w:r>
      <w:r>
        <w:rPr>
          <w:rFonts w:ascii="TimesNewRomanPSMT" w:hAnsi="TimesNewRomanPSMT" w:cs="TimesNewRomanPSMT"/>
          <w:color w:val="000000"/>
        </w:rPr>
        <w:t>.</w:t>
      </w:r>
    </w:p>
    <w:p w14:paraId="78DA7E52" w14:textId="411E7046" w:rsidR="0069535A" w:rsidRDefault="0069535A" w:rsidP="00AA517C">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Ouarda</w:t>
      </w:r>
      <w:proofErr w:type="spellEnd"/>
      <w:r>
        <w:rPr>
          <w:rFonts w:ascii="TimesNewRomanPSMT" w:hAnsi="TimesNewRomanPSMT" w:cs="TimesNewRomanPSMT"/>
          <w:color w:val="000000"/>
        </w:rPr>
        <w:t xml:space="preserve">, T. B. M. J., J. W. Labadie and D. G. Fontane, (1997), "Indexed Sequential Hydrologic Modeling for </w:t>
      </w:r>
      <w:r w:rsidRPr="0069535A">
        <w:rPr>
          <w:rFonts w:ascii="Times New Roman" w:eastAsia="Times New Roman" w:hAnsi="Times New Roman" w:cs="Times New Roman"/>
          <w:color w:val="000000"/>
        </w:rPr>
        <w:t>Hydropower</w:t>
      </w:r>
      <w:r>
        <w:rPr>
          <w:rFonts w:ascii="TimesNewRomanPSMT" w:hAnsi="TimesNewRomanPSMT" w:cs="TimesNewRomanPSMT"/>
          <w:color w:val="000000"/>
        </w:rPr>
        <w:t xml:space="preserve"> Capacity Estimation," JAWRA Journal of the American Water Resources Association, 33(6): 1337</w:t>
      </w:r>
      <w:r w:rsidR="00D72A49">
        <w:rPr>
          <w:rFonts w:ascii="Times New Roman" w:eastAsia="Times New Roman" w:hAnsi="Times New Roman" w:cs="Times New Roman"/>
          <w:color w:val="000000"/>
        </w:rPr>
        <w:t>–</w:t>
      </w:r>
      <w:r>
        <w:rPr>
          <w:rFonts w:ascii="TimesNewRomanPSMT" w:hAnsi="TimesNewRomanPSMT" w:cs="TimesNewRomanPSMT"/>
          <w:color w:val="000000"/>
        </w:rPr>
        <w:t xml:space="preserve">1349, </w:t>
      </w:r>
      <w:hyperlink r:id="rId32" w:history="1">
        <w:r w:rsidR="004B1147" w:rsidRPr="008E193D">
          <w:rPr>
            <w:rStyle w:val="Hyperlink"/>
            <w:rFonts w:ascii="TimesNewRomanPSMT" w:hAnsi="TimesNewRomanPSMT" w:cs="TimesNewRomanPSMT"/>
          </w:rPr>
          <w:t>https://doi.org/10.1111/j.1752-1688.1997.tb03557.x</w:t>
        </w:r>
      </w:hyperlink>
      <w:r>
        <w:rPr>
          <w:rFonts w:ascii="TimesNewRomanPSMT" w:hAnsi="TimesNewRomanPSMT" w:cs="TimesNewRomanPSMT"/>
          <w:color w:val="000000"/>
        </w:rPr>
        <w:t>.</w:t>
      </w:r>
    </w:p>
    <w:p w14:paraId="47C5F570" w14:textId="2907E534" w:rsidR="004B1147" w:rsidRPr="004B1147" w:rsidRDefault="004B1147" w:rsidP="004B1147">
      <w:pPr>
        <w:spacing w:after="120" w:line="240" w:lineRule="auto"/>
        <w:ind w:left="450" w:hanging="450"/>
        <w:rPr>
          <w:rFonts w:ascii="TimesNewRomanPSMT" w:hAnsi="TimesNewRomanPSMT" w:cs="TimesNewRomanPSMT"/>
          <w:color w:val="000000"/>
        </w:rPr>
      </w:pPr>
      <w:r w:rsidRPr="004B1147">
        <w:rPr>
          <w:rFonts w:ascii="TimesNewRomanPSMT" w:hAnsi="TimesNewRomanPSMT" w:cs="TimesNewRomanPSMT"/>
          <w:color w:val="000000"/>
        </w:rPr>
        <w:t>Rosenberg, D. E. (2021</w:t>
      </w:r>
      <w:r>
        <w:rPr>
          <w:rFonts w:ascii="TimesNewRomanPSMT" w:hAnsi="TimesNewRomanPSMT" w:cs="TimesNewRomanPSMT"/>
          <w:color w:val="000000"/>
        </w:rPr>
        <w:t>a</w:t>
      </w:r>
      <w:r w:rsidRPr="004B1147">
        <w:rPr>
          <w:rFonts w:ascii="TimesNewRomanPSMT" w:hAnsi="TimesNewRomanPSMT" w:cs="TimesNewRomanPSMT"/>
          <w:color w:val="000000"/>
        </w:rPr>
        <w:t>). "</w:t>
      </w:r>
      <w:r w:rsidR="00870FD8">
        <w:rPr>
          <w:rFonts w:ascii="TimesNewRomanPSMT" w:hAnsi="TimesNewRomanPSMT" w:cs="TimesNewRomanPSMT"/>
          <w:color w:val="000000"/>
        </w:rPr>
        <w:t xml:space="preserve">Colorado River Coding: Combined Lake Powell-Lake Mead Plots.” </w:t>
      </w:r>
      <w:proofErr w:type="spellStart"/>
      <w:r w:rsidR="00870FD8">
        <w:rPr>
          <w:rFonts w:ascii="TimesNewRomanPSMT" w:hAnsi="TimesNewRomanPSMT" w:cs="TimesNewRomanPSMT"/>
          <w:color w:val="000000"/>
        </w:rPr>
        <w:t>CombinedPowellMead</w:t>
      </w:r>
      <w:proofErr w:type="spellEnd"/>
      <w:r w:rsidR="00870FD8">
        <w:rPr>
          <w:rFonts w:ascii="TimesNewRomanPSMT" w:hAnsi="TimesNewRomanPSMT" w:cs="TimesNewRomanPSMT"/>
          <w:color w:val="000000"/>
        </w:rPr>
        <w:t xml:space="preserve"> folder.</w:t>
      </w:r>
      <w:r w:rsidRPr="004B1147">
        <w:rPr>
          <w:rFonts w:ascii="TimesNewRomanPSMT" w:hAnsi="TimesNewRomanPSMT" w:cs="TimesNewRomanPSMT"/>
          <w:color w:val="000000"/>
        </w:rPr>
        <w:t xml:space="preserve"> </w:t>
      </w:r>
      <w:hyperlink r:id="rId33" w:history="1">
        <w:r w:rsidR="00870FD8" w:rsidRPr="001657AD">
          <w:rPr>
            <w:rStyle w:val="Hyperlink"/>
          </w:rPr>
          <w:t>https://doi.org/10.5281/zenodo.5501467</w:t>
        </w:r>
      </w:hyperlink>
      <w:r w:rsidRPr="004B1147">
        <w:rPr>
          <w:rFonts w:ascii="TimesNewRomanPSMT" w:hAnsi="TimesNewRomanPSMT" w:cs="TimesNewRomanPSMT"/>
          <w:color w:val="000000"/>
        </w:rPr>
        <w:t>.</w:t>
      </w:r>
      <w:r w:rsidR="00870FD8">
        <w:rPr>
          <w:rFonts w:ascii="TimesNewRomanPSMT" w:hAnsi="TimesNewRomanPSMT" w:cs="TimesNewRomanPSMT"/>
          <w:color w:val="000000"/>
        </w:rPr>
        <w:t xml:space="preserve"> </w:t>
      </w:r>
    </w:p>
    <w:p w14:paraId="5D68C635" w14:textId="1788C16A"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Rosenberg, D. E. (2021</w:t>
      </w:r>
      <w:r>
        <w:rPr>
          <w:rFonts w:ascii="TimesNewRomanPSMT" w:hAnsi="TimesNewRomanPSMT" w:cs="TimesNewRomanPSMT"/>
          <w:color w:val="000000"/>
        </w:rPr>
        <w:t>b</w:t>
      </w:r>
      <w:r w:rsidRPr="009F4059">
        <w:rPr>
          <w:rFonts w:ascii="TimesNewRomanPSMT" w:hAnsi="TimesNewRomanPSMT" w:cs="TimesNewRomanPSMT"/>
          <w:color w:val="000000"/>
        </w:rPr>
        <w:t xml:space="preserve">). "Invest in Farm Water Conservation to Curtail Buy and Dry." </w:t>
      </w:r>
      <w:proofErr w:type="spellStart"/>
      <w:r w:rsidRPr="009F4059">
        <w:rPr>
          <w:rFonts w:ascii="TimesNewRomanPSMT" w:hAnsi="TimesNewRomanPSMT" w:cs="TimesNewRomanPSMT"/>
          <w:color w:val="000000"/>
        </w:rPr>
        <w:t>Inkstain</w:t>
      </w:r>
      <w:proofErr w:type="spellEnd"/>
      <w:r w:rsidRPr="009F4059">
        <w:rPr>
          <w:rFonts w:ascii="TimesNewRomanPSMT" w:hAnsi="TimesNewRomanPSMT" w:cs="TimesNewRomanPSMT"/>
          <w:color w:val="000000"/>
        </w:rPr>
        <w:t xml:space="preserve">. </w:t>
      </w:r>
      <w:hyperlink r:id="rId34" w:history="1">
        <w:r w:rsidRPr="009F4059">
          <w:rPr>
            <w:rStyle w:val="Hyperlink"/>
            <w:rFonts w:ascii="TimesNewRomanPSMT" w:hAnsi="TimesNewRomanPSMT" w:cs="TimesNewRomanPSMT"/>
          </w:rPr>
          <w:t>http://www.inkstain.net/fleck/2021/06/invest-in-farm-water-conservation-to-curtail-buy-and-dry/</w:t>
        </w:r>
      </w:hyperlink>
      <w:r w:rsidRPr="009F4059">
        <w:rPr>
          <w:rFonts w:ascii="TimesNewRomanPSMT" w:hAnsi="TimesNewRomanPSMT" w:cs="TimesNewRomanPSMT"/>
          <w:color w:val="000000"/>
        </w:rPr>
        <w:t>.</w:t>
      </w:r>
    </w:p>
    <w:p w14:paraId="19E9ADC1" w14:textId="7D50AA6A"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Rosenberg, D. E. (2021c). "</w:t>
      </w:r>
      <w:r w:rsidR="00870FD8">
        <w:rPr>
          <w:rFonts w:ascii="TimesNewRomanPSMT" w:hAnsi="TimesNewRomanPSMT" w:cs="TimesNewRomanPSMT"/>
          <w:color w:val="000000"/>
        </w:rPr>
        <w:t xml:space="preserve">Colorado River Coding: </w:t>
      </w:r>
      <w:r w:rsidRPr="009F4059">
        <w:rPr>
          <w:rFonts w:ascii="TimesNewRomanPSMT" w:hAnsi="TimesNewRomanPSMT" w:cs="TimesNewRomanPSMT"/>
          <w:color w:val="000000"/>
        </w:rPr>
        <w:t xml:space="preserve">Pilot flex accounting to encourage more water conservation in a combined Lake Powell-Lake Mead system." </w:t>
      </w:r>
      <w:proofErr w:type="spellStart"/>
      <w:r w:rsidR="00870FD8">
        <w:rPr>
          <w:rFonts w:ascii="TimesNewRomanPSMT" w:hAnsi="TimesNewRomanPSMT" w:cs="TimesNewRomanPSMT"/>
          <w:color w:val="000000"/>
        </w:rPr>
        <w:t>ModelMusings</w:t>
      </w:r>
      <w:proofErr w:type="spellEnd"/>
      <w:r w:rsidR="00870FD8">
        <w:rPr>
          <w:rFonts w:ascii="TimesNewRomanPSMT" w:hAnsi="TimesNewRomanPSMT" w:cs="TimesNewRomanPSMT"/>
          <w:color w:val="000000"/>
        </w:rPr>
        <w:t xml:space="preserve"> folder. </w:t>
      </w:r>
      <w:hyperlink r:id="rId35" w:history="1">
        <w:r w:rsidR="00870FD8" w:rsidRPr="001657AD">
          <w:rPr>
            <w:rStyle w:val="Hyperlink"/>
          </w:rPr>
          <w:t>https://doi.org/10.5281/zenodo.5501467</w:t>
        </w:r>
      </w:hyperlink>
      <w:r w:rsidR="00870FD8">
        <w:t xml:space="preserve">. </w:t>
      </w:r>
    </w:p>
    <w:p w14:paraId="65F6EC80" w14:textId="2385A72D" w:rsidR="00685605" w:rsidRDefault="001D0847" w:rsidP="001D0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Salehabadi, H., D. G. Tarboton, E. Kuhn, B. Udall, K. G. Wheeler, D. E. Rosenberg, S. A. Goeking and J. C. Schmidt, (2020), "The Future Hydrology of the Colorado River Basin," White Paper 4, Future of the Colorado River Project, Center for Colorado River Studies, Utah State </w:t>
      </w:r>
      <w:r w:rsidRPr="001D0847">
        <w:rPr>
          <w:rFonts w:ascii="Times New Roman" w:eastAsia="Times New Roman" w:hAnsi="Times New Roman" w:cs="Times New Roman"/>
          <w:color w:val="000000"/>
        </w:rPr>
        <w:t>University</w:t>
      </w:r>
      <w:r>
        <w:rPr>
          <w:rFonts w:ascii="TimesNewRomanPSMT" w:hAnsi="TimesNewRomanPSMT" w:cs="TimesNewRomanPSMT"/>
          <w:color w:val="000000"/>
        </w:rPr>
        <w:t xml:space="preserve">, 71 p., </w:t>
      </w:r>
      <w:hyperlink r:id="rId36" w:history="1">
        <w:r w:rsidR="001E351B" w:rsidRPr="009E2F30">
          <w:rPr>
            <w:rStyle w:val="Hyperlink"/>
            <w:rFonts w:ascii="TimesNewRomanPSMT" w:hAnsi="TimesNewRomanPSMT" w:cs="TimesNewRomanPSMT"/>
          </w:rPr>
          <w:t>https://qcnr.usu.edu/coloradoriver/files/WhitePaper4.pdf</w:t>
        </w:r>
      </w:hyperlink>
      <w:r>
        <w:rPr>
          <w:rFonts w:ascii="TimesNewRomanPSMT" w:hAnsi="TimesNewRomanPSMT" w:cs="TimesNewRomanPSMT"/>
          <w:color w:val="000000"/>
        </w:rPr>
        <w:t>.</w:t>
      </w:r>
    </w:p>
    <w:p w14:paraId="705774C1" w14:textId="03BE1E98" w:rsidR="001E351B" w:rsidRPr="001E351B" w:rsidRDefault="001E351B" w:rsidP="001D0847">
      <w:pPr>
        <w:spacing w:after="120" w:line="240" w:lineRule="auto"/>
        <w:ind w:left="450" w:hanging="450"/>
        <w:rPr>
          <w:rFonts w:ascii="TimesNewRomanPSMT" w:hAnsi="TimesNewRomanPSMT" w:cs="TimesNewRomanPSMT"/>
          <w:color w:val="000000"/>
        </w:rPr>
      </w:pPr>
      <w:r w:rsidRPr="001E351B">
        <w:rPr>
          <w:rFonts w:ascii="TimesNewRomanPSMT" w:hAnsi="TimesNewRomanPSMT" w:cs="TimesNewRomanPSMT"/>
          <w:color w:val="000000"/>
        </w:rPr>
        <w:t xml:space="preserve">Smith, J. A., Cox, A. A., </w:t>
      </w:r>
      <w:proofErr w:type="spellStart"/>
      <w:r w:rsidRPr="001E351B">
        <w:rPr>
          <w:rFonts w:ascii="TimesNewRomanPSMT" w:hAnsi="TimesNewRomanPSMT" w:cs="TimesNewRomanPSMT"/>
          <w:color w:val="000000"/>
        </w:rPr>
        <w:t>Baeck</w:t>
      </w:r>
      <w:proofErr w:type="spellEnd"/>
      <w:r w:rsidRPr="001E351B">
        <w:rPr>
          <w:rFonts w:ascii="TimesNewRomanPSMT" w:hAnsi="TimesNewRomanPSMT" w:cs="TimesNewRomanPSMT"/>
          <w:color w:val="000000"/>
        </w:rPr>
        <w:t xml:space="preserve">, M. L., Yang, L., </w:t>
      </w:r>
      <w:r>
        <w:rPr>
          <w:rFonts w:ascii="TimesNewRomanPSMT" w:hAnsi="TimesNewRomanPSMT" w:cs="TimesNewRomanPSMT"/>
          <w:color w:val="000000"/>
        </w:rPr>
        <w:t>and</w:t>
      </w:r>
      <w:r w:rsidRPr="001E351B">
        <w:rPr>
          <w:rFonts w:ascii="TimesNewRomanPSMT" w:hAnsi="TimesNewRomanPSMT" w:cs="TimesNewRomanPSMT"/>
          <w:color w:val="000000"/>
        </w:rPr>
        <w:t xml:space="preserve"> Bates, P. (2018). Strange floods: The upper tail of flood peaks in the United States. Water Resources Research, 54(9), 6510-6542.</w:t>
      </w:r>
    </w:p>
    <w:p w14:paraId="292CEB11" w14:textId="348FBA2D" w:rsidR="00685605" w:rsidRDefault="00685605" w:rsidP="00DC129A">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Xiao, M., Udall, B., &amp; </w:t>
      </w:r>
      <w:proofErr w:type="spellStart"/>
      <w:r w:rsidRPr="00685605">
        <w:rPr>
          <w:rFonts w:ascii="Times New Roman" w:eastAsia="Times New Roman" w:hAnsi="Times New Roman" w:cs="Times New Roman"/>
          <w:color w:val="000000"/>
        </w:rPr>
        <w:t>Lettenmaier</w:t>
      </w:r>
      <w:proofErr w:type="spellEnd"/>
      <w:r w:rsidRPr="00685605">
        <w:rPr>
          <w:rFonts w:ascii="Times New Roman" w:eastAsia="Times New Roman" w:hAnsi="Times New Roman" w:cs="Times New Roman"/>
          <w:color w:val="000000"/>
        </w:rPr>
        <w:t xml:space="preserve">, D. P. (2018). On the causes of declining Colorado River </w:t>
      </w:r>
      <w:proofErr w:type="spellStart"/>
      <w:r w:rsidRPr="00685605">
        <w:rPr>
          <w:rFonts w:ascii="Times New Roman" w:eastAsia="Times New Roman" w:hAnsi="Times New Roman" w:cs="Times New Roman"/>
          <w:color w:val="000000"/>
        </w:rPr>
        <w:t>streamflows</w:t>
      </w:r>
      <w:proofErr w:type="spellEnd"/>
      <w:r w:rsidRPr="00685605">
        <w:rPr>
          <w:rFonts w:ascii="Times New Roman" w:eastAsia="Times New Roman" w:hAnsi="Times New Roman" w:cs="Times New Roman"/>
          <w:color w:val="000000"/>
        </w:rPr>
        <w:t>. Water Resources Research, 54(9), 6739</w:t>
      </w:r>
      <w:r w:rsidR="00D72A49">
        <w:rPr>
          <w:rFonts w:ascii="Times New Roman" w:eastAsia="Times New Roman" w:hAnsi="Times New Roman" w:cs="Times New Roman"/>
          <w:color w:val="000000"/>
        </w:rPr>
        <w:t>–</w:t>
      </w:r>
      <w:r w:rsidRPr="00685605">
        <w:rPr>
          <w:rFonts w:ascii="Times New Roman" w:eastAsia="Times New Roman" w:hAnsi="Times New Roman" w:cs="Times New Roman"/>
          <w:color w:val="000000"/>
        </w:rPr>
        <w:t>6756.</w:t>
      </w:r>
    </w:p>
    <w:p w14:paraId="08E6276B" w14:textId="66E52A31" w:rsidR="001A7807" w:rsidRDefault="001A7807" w:rsidP="001A7807">
      <w:pPr>
        <w:spacing w:after="120" w:line="240" w:lineRule="auto"/>
        <w:ind w:left="450" w:hanging="450"/>
        <w:rPr>
          <w:rFonts w:ascii="Times New Roman" w:eastAsia="Times New Roman" w:hAnsi="Times New Roman" w:cs="Times New Roman"/>
          <w:color w:val="000000"/>
        </w:rPr>
      </w:pPr>
      <w:r w:rsidRPr="00C62B90">
        <w:rPr>
          <w:rFonts w:ascii="Times New Roman" w:eastAsia="Times New Roman" w:hAnsi="Times New Roman" w:cs="Times New Roman"/>
          <w:color w:val="000000"/>
        </w:rPr>
        <w:t xml:space="preserve">Udall, B., </w:t>
      </w:r>
      <w:r>
        <w:rPr>
          <w:rFonts w:ascii="Times New Roman" w:eastAsia="Times New Roman" w:hAnsi="Times New Roman" w:cs="Times New Roman"/>
          <w:color w:val="000000"/>
        </w:rPr>
        <w:t>and</w:t>
      </w:r>
      <w:r w:rsidRPr="00C62B90">
        <w:rPr>
          <w:rFonts w:ascii="Times New Roman" w:eastAsia="Times New Roman" w:hAnsi="Times New Roman" w:cs="Times New Roman"/>
          <w:color w:val="000000"/>
        </w:rPr>
        <w:t xml:space="preserve"> </w:t>
      </w:r>
      <w:proofErr w:type="spellStart"/>
      <w:r w:rsidRPr="00C62B90">
        <w:rPr>
          <w:rFonts w:ascii="Times New Roman" w:eastAsia="Times New Roman" w:hAnsi="Times New Roman" w:cs="Times New Roman"/>
          <w:color w:val="000000"/>
        </w:rPr>
        <w:t>Overpeck</w:t>
      </w:r>
      <w:proofErr w:type="spellEnd"/>
      <w:r w:rsidRPr="00C62B90">
        <w:rPr>
          <w:rFonts w:ascii="Times New Roman" w:eastAsia="Times New Roman" w:hAnsi="Times New Roman" w:cs="Times New Roman"/>
          <w:color w:val="000000"/>
        </w:rPr>
        <w:t>, J. (2017). The twenty‐first century Colorado River hot drought and implications for the future. Water Resources Research, 53(3), 2404</w:t>
      </w:r>
      <w:r>
        <w:rPr>
          <w:rFonts w:ascii="Times New Roman" w:eastAsia="Times New Roman" w:hAnsi="Times New Roman" w:cs="Times New Roman"/>
          <w:color w:val="000000"/>
        </w:rPr>
        <w:t>–</w:t>
      </w:r>
      <w:r w:rsidRPr="00C62B90">
        <w:rPr>
          <w:rFonts w:ascii="Times New Roman" w:eastAsia="Times New Roman" w:hAnsi="Times New Roman" w:cs="Times New Roman"/>
          <w:color w:val="000000"/>
        </w:rPr>
        <w:t>2418.</w:t>
      </w:r>
    </w:p>
    <w:p w14:paraId="0A43F4BD" w14:textId="7C251AAA" w:rsidR="00147064" w:rsidRDefault="00B7732A" w:rsidP="00147064">
      <w:pPr>
        <w:spacing w:after="120" w:line="240" w:lineRule="auto"/>
        <w:ind w:left="450" w:hanging="450"/>
        <w:rPr>
          <w:rFonts w:ascii="TimesNewRomanPSMT" w:hAnsi="TimesNewRomanPSMT" w:cs="TimesNewRomanPSMT"/>
          <w:color w:val="000000"/>
        </w:rPr>
      </w:pPr>
      <w:r w:rsidRPr="009E0940">
        <w:rPr>
          <w:rFonts w:ascii="TimesNewRomanPSMT" w:hAnsi="TimesNewRomanPSMT" w:cs="TimesNewRomanPSMT"/>
          <w:color w:val="000000"/>
        </w:rPr>
        <w:t>Upper Colorado River Commission</w:t>
      </w:r>
      <w:r w:rsidR="00147064">
        <w:rPr>
          <w:rFonts w:ascii="TimesNewRomanPSMT" w:hAnsi="TimesNewRomanPSMT" w:cs="TimesNewRomanPSMT"/>
          <w:color w:val="000000"/>
        </w:rPr>
        <w:t xml:space="preserve">, (2007), "Upper Colorado River Division States, Current and Future Depletion Demand Schedule," Available online at: </w:t>
      </w:r>
      <w:hyperlink r:id="rId37" w:history="1">
        <w:r w:rsidR="009E0940" w:rsidRPr="008E193D">
          <w:rPr>
            <w:rStyle w:val="Hyperlink"/>
            <w:rFonts w:ascii="TimesNewRomanPSMT" w:hAnsi="TimesNewRomanPSMT" w:cs="TimesNewRomanPSMT"/>
          </w:rPr>
          <w:t>https://qcnr.usu.edu/coloradoriver/blog/overestim_2.pdf</w:t>
        </w:r>
      </w:hyperlink>
      <w:r w:rsidR="00147064">
        <w:rPr>
          <w:rFonts w:ascii="TimesNewRomanPSMT" w:hAnsi="TimesNewRomanPSMT" w:cs="TimesNewRomanPSMT"/>
          <w:color w:val="000000"/>
        </w:rPr>
        <w:t>.</w:t>
      </w:r>
    </w:p>
    <w:p w14:paraId="1530DCAF" w14:textId="249AAC0E" w:rsidR="009E0940" w:rsidRDefault="009E0940" w:rsidP="00147064">
      <w:pPr>
        <w:spacing w:after="120" w:line="240" w:lineRule="auto"/>
        <w:ind w:left="450" w:hanging="450"/>
        <w:rPr>
          <w:rFonts w:ascii="Times New Roman" w:eastAsia="Times New Roman" w:hAnsi="Times New Roman" w:cs="Times New Roman"/>
          <w:color w:val="000000"/>
        </w:rPr>
      </w:pPr>
      <w:r w:rsidRPr="009E0940">
        <w:rPr>
          <w:rFonts w:ascii="TimesNewRomanPSMT" w:hAnsi="TimesNewRomanPSMT" w:cs="TimesNewRomanPSMT"/>
          <w:color w:val="000000"/>
        </w:rPr>
        <w:lastRenderedPageBreak/>
        <w:t>Upper Colorado River Commission. (2019). "Request for Qualification-Based Proposals for Professional Services." RFP #2019-01-UCRC.</w:t>
      </w:r>
    </w:p>
    <w:p w14:paraId="4C075971" w14:textId="5FAF66FF" w:rsidR="00C05207" w:rsidRDefault="00C05207" w:rsidP="00C0520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USBR, (2007</w:t>
      </w:r>
      <w:r w:rsidR="001D74FA">
        <w:rPr>
          <w:rFonts w:ascii="TimesNewRomanPSMT" w:hAnsi="TimesNewRomanPSMT" w:cs="TimesNewRomanPSMT"/>
          <w:color w:val="000000"/>
        </w:rPr>
        <w:t>a</w:t>
      </w:r>
      <w:r>
        <w:rPr>
          <w:rFonts w:ascii="TimesNewRomanPSMT" w:hAnsi="TimesNewRomanPSMT" w:cs="TimesNewRomanPSMT"/>
          <w:color w:val="000000"/>
        </w:rPr>
        <w:t xml:space="preserve">), "Colorado River Interim Guidelines for Lower Basin Shortages and the Coordinated Operations for Lake Powell and Lake Mead - Final Environmental Impact Statement," U.S. Bureau of Reclamation, </w:t>
      </w:r>
      <w:hyperlink r:id="rId38" w:history="1">
        <w:r w:rsidR="001A7807" w:rsidRPr="008E193D">
          <w:rPr>
            <w:rStyle w:val="Hyperlink"/>
            <w:rFonts w:ascii="TimesNewRomanPSMT" w:hAnsi="TimesNewRomanPSMT" w:cs="TimesNewRomanPSMT"/>
          </w:rPr>
          <w:t>https://www.usbr.gov/lc/region/programs/strategies/FEIS/index.html</w:t>
        </w:r>
      </w:hyperlink>
      <w:r>
        <w:rPr>
          <w:rFonts w:ascii="TimesNewRomanPSMT" w:hAnsi="TimesNewRomanPSMT" w:cs="TimesNewRomanPSMT"/>
          <w:color w:val="000000"/>
        </w:rPr>
        <w:t>.</w:t>
      </w:r>
    </w:p>
    <w:p w14:paraId="1FC9CB6E" w14:textId="33B691D1" w:rsidR="001A7807" w:rsidRPr="001A7807" w:rsidRDefault="001A7807" w:rsidP="001A7807">
      <w:pPr>
        <w:spacing w:after="120" w:line="240" w:lineRule="auto"/>
        <w:ind w:left="450" w:hanging="450"/>
        <w:rPr>
          <w:rFonts w:ascii="TimesNewRomanPSMT" w:hAnsi="TimesNewRomanPSMT" w:cs="TimesNewRomanPSMT"/>
          <w:color w:val="000000"/>
        </w:rPr>
      </w:pPr>
      <w:r w:rsidRPr="001A7807">
        <w:rPr>
          <w:rFonts w:ascii="TimesNewRomanPSMT" w:hAnsi="TimesNewRomanPSMT" w:cs="TimesNewRomanPSMT"/>
          <w:color w:val="000000"/>
        </w:rPr>
        <w:t>USBR. (2007</w:t>
      </w:r>
      <w:r w:rsidR="001D74FA">
        <w:rPr>
          <w:rFonts w:ascii="TimesNewRomanPSMT" w:hAnsi="TimesNewRomanPSMT" w:cs="TimesNewRomanPSMT"/>
          <w:color w:val="000000"/>
        </w:rPr>
        <w:t>b</w:t>
      </w:r>
      <w:r w:rsidRPr="001A7807">
        <w:rPr>
          <w:rFonts w:ascii="TimesNewRomanPSMT" w:hAnsi="TimesNewRomanPSMT" w:cs="TimesNewRomanPSMT"/>
          <w:color w:val="000000"/>
        </w:rPr>
        <w:t xml:space="preserve">). "Record of Decision: Colorado River Interim Guidelines for Lower Basin Shortages and Coordinated Operations for Lakes Powell and Mead." U.S. Bureau of Reclamation. </w:t>
      </w:r>
      <w:hyperlink r:id="rId39" w:history="1">
        <w:r w:rsidRPr="00BD3C78">
          <w:rPr>
            <w:rStyle w:val="Hyperlink"/>
            <w:rFonts w:ascii="TimesNewRomanPSMT" w:hAnsi="TimesNewRomanPSMT" w:cs="TimesNewRomanPSMT"/>
          </w:rPr>
          <w:t>https://www.usbr.gov/lc/region/programs/strategies/RecordofDecision.pdf</w:t>
        </w:r>
      </w:hyperlink>
      <w:r w:rsidRPr="001A7807">
        <w:rPr>
          <w:rFonts w:ascii="TimesNewRomanPSMT" w:hAnsi="TimesNewRomanPSMT" w:cs="TimesNewRomanPSMT"/>
          <w:color w:val="000000"/>
        </w:rPr>
        <w:t>.</w:t>
      </w:r>
    </w:p>
    <w:p w14:paraId="7B8B93BB" w14:textId="6DFA00E7" w:rsidR="001A7807" w:rsidRPr="00BD3C78" w:rsidRDefault="00BD3C78" w:rsidP="00BD3C78">
      <w:pPr>
        <w:spacing w:after="120" w:line="240" w:lineRule="auto"/>
        <w:ind w:left="450" w:hanging="450"/>
        <w:rPr>
          <w:rFonts w:ascii="TimesNewRomanPSMT" w:hAnsi="TimesNewRomanPSMT" w:cs="TimesNewRomanPSMT"/>
          <w:color w:val="000000"/>
        </w:rPr>
      </w:pPr>
      <w:r w:rsidRPr="00BD3C78">
        <w:rPr>
          <w:rFonts w:ascii="TimesNewRomanPSMT" w:hAnsi="TimesNewRomanPSMT" w:cs="TimesNewRomanPSMT"/>
          <w:color w:val="000000"/>
        </w:rPr>
        <w:t>USBR. (202</w:t>
      </w:r>
      <w:r w:rsidR="00B2394B">
        <w:rPr>
          <w:rFonts w:ascii="TimesNewRomanPSMT" w:hAnsi="TimesNewRomanPSMT" w:cs="TimesNewRomanPSMT"/>
          <w:color w:val="000000"/>
        </w:rPr>
        <w:t>1</w:t>
      </w:r>
      <w:r w:rsidRPr="00BD3C78">
        <w:rPr>
          <w:rFonts w:ascii="TimesNewRomanPSMT" w:hAnsi="TimesNewRomanPSMT" w:cs="TimesNewRomanPSMT"/>
          <w:color w:val="000000"/>
        </w:rPr>
        <w:t xml:space="preserve">). "Water Operations: Historic Data, Upper Colorado River Division." Upper Colorado River Division, U.S. </w:t>
      </w:r>
      <w:proofErr w:type="spellStart"/>
      <w:r w:rsidRPr="00BD3C78">
        <w:rPr>
          <w:rFonts w:ascii="TimesNewRomanPSMT" w:hAnsi="TimesNewRomanPSMT" w:cs="TimesNewRomanPSMT"/>
          <w:color w:val="000000"/>
        </w:rPr>
        <w:t>Buruea</w:t>
      </w:r>
      <w:proofErr w:type="spellEnd"/>
      <w:r w:rsidRPr="00BD3C78">
        <w:rPr>
          <w:rFonts w:ascii="TimesNewRomanPSMT" w:hAnsi="TimesNewRomanPSMT" w:cs="TimesNewRomanPSMT"/>
          <w:color w:val="000000"/>
        </w:rPr>
        <w:t xml:space="preserve"> of Reclamation. </w:t>
      </w:r>
      <w:hyperlink r:id="rId40" w:history="1">
        <w:r w:rsidRPr="00BD3C78">
          <w:rPr>
            <w:rStyle w:val="Hyperlink"/>
            <w:rFonts w:ascii="TimesNewRomanPSMT" w:hAnsi="TimesNewRomanPSMT" w:cs="TimesNewRomanPSMT"/>
          </w:rPr>
          <w:t>https://www.usbr.gov/rsvrWater/HistoricalApp.html</w:t>
        </w:r>
      </w:hyperlink>
      <w:r w:rsidRPr="00BD3C78">
        <w:rPr>
          <w:rFonts w:ascii="TimesNewRomanPSMT" w:hAnsi="TimesNewRomanPSMT" w:cs="TimesNewRomanPSMT"/>
          <w:color w:val="000000"/>
        </w:rPr>
        <w:t xml:space="preserve">. </w:t>
      </w:r>
    </w:p>
    <w:p w14:paraId="76347CC0" w14:textId="676F932E" w:rsidR="00832E67" w:rsidRDefault="00832E67" w:rsidP="00832E67">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Vermeyen</w:t>
      </w:r>
      <w:proofErr w:type="spellEnd"/>
      <w:r>
        <w:rPr>
          <w:rFonts w:ascii="TimesNewRomanPSMT" w:hAnsi="TimesNewRomanPSMT" w:cs="TimesNewRomanPSMT"/>
          <w:color w:val="000000"/>
        </w:rPr>
        <w:t xml:space="preserve">, T. B., (2011), "Glen Canyon Dam Penstock Withdrawal Characteristics, 2007-2008," Hydraulic </w:t>
      </w:r>
      <w:r w:rsidRPr="00832E67">
        <w:rPr>
          <w:rFonts w:ascii="Times New Roman" w:eastAsia="Times New Roman" w:hAnsi="Times New Roman" w:cs="Times New Roman"/>
          <w:color w:val="000000"/>
        </w:rPr>
        <w:t>Laboratory</w:t>
      </w:r>
      <w:r>
        <w:rPr>
          <w:rFonts w:ascii="TimesNewRomanPSMT" w:hAnsi="TimesNewRomanPSMT" w:cs="TimesNewRomanPSMT"/>
          <w:color w:val="000000"/>
        </w:rPr>
        <w:t xml:space="preserve"> Report HL-2011-02 U.S. Department of the Interior, Bureau of Reclamation, Technical Service Center, Hydraulic Investigations and Laboratory Services Group, Denver, Colorado </w:t>
      </w:r>
      <w:hyperlink r:id="rId41" w:history="1">
        <w:r w:rsidR="004F5EA4" w:rsidRPr="0022156F">
          <w:rPr>
            <w:rStyle w:val="Hyperlink"/>
            <w:rFonts w:ascii="TimesNewRomanPSMT" w:hAnsi="TimesNewRomanPSMT" w:cs="TimesNewRomanPSMT"/>
          </w:rPr>
          <w:t>https://www.usbr.gov/tsc/techreferences/hydraulics_lab/pubs/HL/HL-2011-02.pdf</w:t>
        </w:r>
      </w:hyperlink>
      <w:r>
        <w:rPr>
          <w:rFonts w:ascii="TimesNewRomanPSMT" w:hAnsi="TimesNewRomanPSMT" w:cs="TimesNewRomanPSMT"/>
          <w:color w:val="000000"/>
        </w:rPr>
        <w:t>.</w:t>
      </w:r>
    </w:p>
    <w:p w14:paraId="26799896" w14:textId="35575A41" w:rsidR="004F5EA4" w:rsidRDefault="004F5EA4" w:rsidP="004F5EA4">
      <w:pPr>
        <w:spacing w:after="120" w:line="240" w:lineRule="auto"/>
        <w:ind w:left="450" w:hanging="450"/>
        <w:rPr>
          <w:rFonts w:ascii="Times New Roman" w:eastAsia="Times New Roman" w:hAnsi="Times New Roman" w:cs="Times New Roman"/>
          <w:color w:val="000000"/>
        </w:rPr>
      </w:pPr>
      <w:proofErr w:type="spellStart"/>
      <w:r>
        <w:rPr>
          <w:rFonts w:ascii="TimesNewRomanPSMT" w:hAnsi="TimesNewRomanPSMT" w:cs="TimesNewRomanPSMT"/>
          <w:color w:val="000000"/>
        </w:rPr>
        <w:t>Vernieu</w:t>
      </w:r>
      <w:proofErr w:type="spellEnd"/>
      <w:r>
        <w:rPr>
          <w:rFonts w:ascii="TimesNewRomanPSMT" w:hAnsi="TimesNewRomanPSMT" w:cs="TimesNewRomanPSMT"/>
          <w:color w:val="000000"/>
        </w:rPr>
        <w:t xml:space="preserve">, W. S., (2015), "Historical Physical and Chemical Data for Water in Lake Powell and from Glen Canyon Dam Releases, Utah-Arizona, 1964–2013," Data Series 471, Version 3.0, U.S. Department of the Interior, U.S. Geological Survey, </w:t>
      </w:r>
      <w:hyperlink r:id="rId42" w:history="1">
        <w:r w:rsidRPr="0022156F">
          <w:rPr>
            <w:rStyle w:val="Hyperlink"/>
            <w:rFonts w:ascii="TimesNewRomanPSMT" w:hAnsi="TimesNewRomanPSMT" w:cs="TimesNewRomanPSMT"/>
          </w:rPr>
          <w:t>https://pubs.usgs.gov/ds/471/pdf/</w:t>
        </w:r>
      </w:hyperlink>
      <w:r>
        <w:rPr>
          <w:rFonts w:ascii="TimesNewRomanPSMT" w:hAnsi="TimesNewRomanPSMT" w:cs="TimesNewRomanPSMT"/>
          <w:color w:val="0045D7"/>
        </w:rPr>
        <w:t xml:space="preserve"> ds471.pdf</w:t>
      </w:r>
      <w:r>
        <w:rPr>
          <w:rFonts w:ascii="TimesNewRomanPSMT" w:hAnsi="TimesNewRomanPSMT" w:cs="TimesNewRomanPSMT"/>
          <w:color w:val="000000"/>
        </w:rPr>
        <w:t>.</w:t>
      </w:r>
    </w:p>
    <w:p w14:paraId="671A1D6D" w14:textId="3C055C3D" w:rsidR="00DC129A" w:rsidRDefault="00DC129A"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Wang, J., D. E. Rosenberg, K. G. Wheeler and J. C. Schmidt, (2020), "Managing the Colorado River for an Uncertain Future," White Paper 3, Future of the Colorado River Project, Center for Colorado River Studies, Utah State University, 30 p., </w:t>
      </w:r>
      <w:hyperlink r:id="rId43" w:history="1">
        <w:r w:rsidR="00DE7847" w:rsidRPr="0022156F">
          <w:rPr>
            <w:rStyle w:val="Hyperlink"/>
            <w:rFonts w:ascii="TimesNewRomanPSMT" w:hAnsi="TimesNewRomanPSMT" w:cs="TimesNewRomanPSMT"/>
          </w:rPr>
          <w:t>https://qcnr.usu.edu/coloradoriver/files/CCRS_White_Paper_3.pdf</w:t>
        </w:r>
      </w:hyperlink>
      <w:r>
        <w:rPr>
          <w:rFonts w:ascii="TimesNewRomanPSMT" w:hAnsi="TimesNewRomanPSMT" w:cs="TimesNewRomanPSMT"/>
          <w:color w:val="000000"/>
        </w:rPr>
        <w:t>.</w:t>
      </w:r>
    </w:p>
    <w:p w14:paraId="2DF41F28" w14:textId="1B70FF75" w:rsidR="00DE7847" w:rsidRDefault="00DE7847" w:rsidP="00DE7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 and Schmidt</w:t>
      </w:r>
      <w:r w:rsidR="000C3703">
        <w:rPr>
          <w:rFonts w:ascii="TimesNewRomanPSMT" w:hAnsi="TimesNewRomanPSMT" w:cs="TimesNewRomanPSMT"/>
          <w:color w:val="000000"/>
        </w:rPr>
        <w:t>, J. C.</w:t>
      </w:r>
      <w:r>
        <w:rPr>
          <w:rFonts w:ascii="TimesNewRomanPSMT" w:hAnsi="TimesNewRomanPSMT" w:cs="TimesNewRomanPSMT"/>
          <w:color w:val="000000"/>
        </w:rPr>
        <w:t xml:space="preserve">, (2020), "Stream flow and Losses of the Colorado River in the Southern Colorado Plateau," White Paper 5, Future of the Colorado River Project, Center for Colorado River Studies, Utah State University, 26 p., </w:t>
      </w:r>
      <w:hyperlink r:id="rId44" w:history="1">
        <w:r w:rsidRPr="0022156F">
          <w:rPr>
            <w:rStyle w:val="Hyperlink"/>
            <w:rFonts w:ascii="TimesNewRomanPSMT" w:hAnsi="TimesNewRomanPSMT" w:cs="TimesNewRomanPSMT"/>
          </w:rPr>
          <w:t>https://qcnr.usu.edu/coloradoriver/files/WhitePaper5.pdf</w:t>
        </w:r>
      </w:hyperlink>
      <w:r>
        <w:rPr>
          <w:rFonts w:ascii="TimesNewRomanPSMT" w:hAnsi="TimesNewRomanPSMT" w:cs="TimesNewRomanPSMT"/>
          <w:color w:val="000000"/>
        </w:rPr>
        <w:t>.</w:t>
      </w:r>
    </w:p>
    <w:p w14:paraId="2F4C226B" w14:textId="20B8E76A" w:rsidR="00612484" w:rsidRPr="00612484" w:rsidRDefault="00612484" w:rsidP="0061248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w:t>
      </w:r>
      <w:r w:rsidRPr="00612484">
        <w:rPr>
          <w:rFonts w:ascii="TimesNewRomanPSMT" w:hAnsi="TimesNewRomanPSMT" w:cs="TimesNewRomanPSMT"/>
          <w:color w:val="000000"/>
        </w:rPr>
        <w:t xml:space="preserve">. (2021). " Living within our Means: Adapting Colorado River Basin depletions to the available water." </w:t>
      </w:r>
      <w:r w:rsidR="00F173D2" w:rsidRPr="00A96B37">
        <w:rPr>
          <w:rFonts w:ascii="TimesNewRomanPSMT" w:hAnsi="TimesNewRomanPSMT" w:cs="TimesNewRomanPSMT"/>
          <w:color w:val="000000"/>
        </w:rPr>
        <w:t>Utah State University. Logan,</w:t>
      </w:r>
      <w:r w:rsidR="00F173D2">
        <w:rPr>
          <w:rFonts w:ascii="Segoe UI" w:hAnsi="Segoe UI" w:cs="Segoe UI"/>
          <w:color w:val="24292E"/>
          <w:shd w:val="clear" w:color="auto" w:fill="FFFFFF"/>
        </w:rPr>
        <w:t xml:space="preserve"> </w:t>
      </w:r>
      <w:r w:rsidR="00F173D2" w:rsidRPr="00A96B37">
        <w:rPr>
          <w:rFonts w:ascii="TimesNewRomanPSMT" w:hAnsi="TimesNewRomanPSMT" w:cs="TimesNewRomanPSMT"/>
          <w:color w:val="000000"/>
        </w:rPr>
        <w:t>Utah</w:t>
      </w:r>
      <w:r w:rsidR="00F173D2">
        <w:rPr>
          <w:rFonts w:ascii="Segoe UI" w:hAnsi="Segoe UI" w:cs="Segoe UI"/>
          <w:color w:val="24292E"/>
          <w:shd w:val="clear" w:color="auto" w:fill="FFFFFF"/>
        </w:rPr>
        <w:t xml:space="preserve">. </w:t>
      </w:r>
      <w:hyperlink r:id="rId45" w:history="1">
        <w:r w:rsidR="00F173D2" w:rsidRPr="0008652A">
          <w:rPr>
            <w:rStyle w:val="Hyperlink"/>
            <w:rFonts w:ascii="TimesNewRomanPSMT" w:hAnsi="TimesNewRomanPSMT" w:cs="TimesNewRomanPSMT"/>
          </w:rPr>
          <w:t>https://github.com/JianWangUSU/Future_of_the_Colorado_River_Project/tree/master/ExploratoryModel</w:t>
        </w:r>
      </w:hyperlink>
    </w:p>
    <w:p w14:paraId="30A1FA1E" w14:textId="11DC3B28" w:rsidR="00E3481C" w:rsidRDefault="00096270"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Wheeler, K. G., Rosenberg</w:t>
      </w:r>
      <w:r w:rsidR="005C7B7C">
        <w:rPr>
          <w:rFonts w:ascii="TimesNewRomanPSMT" w:hAnsi="TimesNewRomanPSMT" w:cs="TimesNewRomanPSMT"/>
          <w:color w:val="000000"/>
        </w:rPr>
        <w:t>, D. E.,</w:t>
      </w:r>
      <w:r>
        <w:rPr>
          <w:rFonts w:ascii="TimesNewRomanPSMT" w:hAnsi="TimesNewRomanPSMT" w:cs="TimesNewRomanPSMT"/>
          <w:color w:val="000000"/>
        </w:rPr>
        <w:t xml:space="preserve"> and Schmidt,</w:t>
      </w:r>
      <w:r w:rsidR="005C7B7C">
        <w:rPr>
          <w:rFonts w:ascii="TimesNewRomanPSMT" w:hAnsi="TimesNewRomanPSMT" w:cs="TimesNewRomanPSMT"/>
          <w:color w:val="000000"/>
        </w:rPr>
        <w:t xml:space="preserve"> J. C.,</w:t>
      </w:r>
      <w:r>
        <w:rPr>
          <w:rFonts w:ascii="TimesNewRomanPSMT" w:hAnsi="TimesNewRomanPSMT" w:cs="TimesNewRomanPSMT"/>
          <w:color w:val="000000"/>
        </w:rPr>
        <w:t xml:space="preserve"> (2019), "Water Resource Modeling of the Colorado River: Present and Future Strategies," White Paper 2, Future of the Colorado River Project, Center for Colorado River Studies, Utah State University, 47 p., </w:t>
      </w:r>
      <w:hyperlink r:id="rId46" w:history="1">
        <w:r w:rsidR="00E3481C" w:rsidRPr="0022156F">
          <w:rPr>
            <w:rStyle w:val="Hyperlink"/>
            <w:rFonts w:ascii="TimesNewRomanPSMT" w:hAnsi="TimesNewRomanPSMT" w:cs="TimesNewRomanPSMT"/>
          </w:rPr>
          <w:t>https://qcnr.usu.edu/coloradoriver/files/WhitePaper2.pdf</w:t>
        </w:r>
      </w:hyperlink>
      <w:r>
        <w:rPr>
          <w:rFonts w:ascii="TimesNewRomanPSMT" w:hAnsi="TimesNewRomanPSMT" w:cs="TimesNewRomanPSMT"/>
          <w:color w:val="000000"/>
        </w:rPr>
        <w:t>.</w:t>
      </w:r>
    </w:p>
    <w:p w14:paraId="00AAC8C7" w14:textId="6F004828" w:rsidR="0026669A" w:rsidRDefault="0026669A" w:rsidP="002666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Wheeler, K. G., </w:t>
      </w:r>
      <w:r w:rsidR="00873EB8">
        <w:rPr>
          <w:rFonts w:ascii="TimesNewRomanPSMT" w:hAnsi="TimesNewRomanPSMT" w:cs="TimesNewRomanPSMT"/>
        </w:rPr>
        <w:t>Kuhn, E., Bruckerhoff</w:t>
      </w:r>
      <w:r w:rsidR="00873EB8">
        <w:rPr>
          <w:rFonts w:ascii="TimesNewRomanPSMT" w:hAnsi="TimesNewRomanPSMT" w:cs="TimesNewRomanPSMT"/>
          <w:color w:val="000000"/>
        </w:rPr>
        <w:t xml:space="preserve">, L., </w:t>
      </w:r>
      <w:r w:rsidR="00873EB8">
        <w:rPr>
          <w:rFonts w:ascii="TimesNewRomanPSMT" w:hAnsi="TimesNewRomanPSMT" w:cs="TimesNewRomanPSMT"/>
        </w:rPr>
        <w:t>Udall, B.,</w:t>
      </w:r>
      <w:r w:rsidR="00873EB8">
        <w:rPr>
          <w:rFonts w:ascii="TimesNewRomanPSMT" w:hAnsi="TimesNewRomanPSMT" w:cs="TimesNewRomanPSMT"/>
          <w:color w:val="000000"/>
        </w:rPr>
        <w:t xml:space="preserve"> </w:t>
      </w:r>
      <w:r w:rsidR="00873EB8">
        <w:rPr>
          <w:rFonts w:ascii="TimesNewRomanPSMT" w:hAnsi="TimesNewRomanPSMT" w:cs="TimesNewRomanPSMT"/>
        </w:rPr>
        <w:t>Wang</w:t>
      </w:r>
      <w:r w:rsidR="00873EB8">
        <w:rPr>
          <w:rFonts w:ascii="TimesNewRomanPSMT" w:hAnsi="TimesNewRomanPSMT" w:cs="TimesNewRomanPSMT"/>
          <w:color w:val="000000"/>
        </w:rPr>
        <w:t xml:space="preserve">, J., </w:t>
      </w:r>
      <w:r w:rsidR="00873EB8">
        <w:rPr>
          <w:rFonts w:ascii="TimesNewRomanPSMT" w:hAnsi="TimesNewRomanPSMT" w:cs="TimesNewRomanPSMT"/>
        </w:rPr>
        <w:t>Gilbert</w:t>
      </w:r>
      <w:r w:rsidR="00873EB8">
        <w:rPr>
          <w:rFonts w:ascii="TimesNewRomanPSMT" w:hAnsi="TimesNewRomanPSMT" w:cs="TimesNewRomanPSMT"/>
          <w:color w:val="000000"/>
        </w:rPr>
        <w:t xml:space="preserve">, </w:t>
      </w:r>
      <w:r w:rsidR="00873EB8">
        <w:rPr>
          <w:rFonts w:ascii="TimesNewRomanPSMT" w:hAnsi="TimesNewRomanPSMT" w:cs="TimesNewRomanPSMT"/>
        </w:rPr>
        <w:t>Lael., Goeking</w:t>
      </w:r>
      <w:r w:rsidR="00873EB8">
        <w:rPr>
          <w:rFonts w:ascii="TimesNewRomanPSMT" w:hAnsi="TimesNewRomanPSMT" w:cs="TimesNewRomanPSMT"/>
          <w:color w:val="000000"/>
        </w:rPr>
        <w:t xml:space="preserve">, </w:t>
      </w:r>
      <w:r w:rsidR="00873EB8">
        <w:rPr>
          <w:rFonts w:ascii="TimesNewRomanPSMT" w:hAnsi="TimesNewRomanPSMT" w:cs="TimesNewRomanPSMT"/>
        </w:rPr>
        <w:t>Sara., Kasprak</w:t>
      </w:r>
      <w:r w:rsidR="00873EB8">
        <w:rPr>
          <w:rFonts w:ascii="TimesNewRomanPSMT" w:hAnsi="TimesNewRomanPSMT" w:cs="TimesNewRomanPSMT"/>
          <w:color w:val="000000"/>
        </w:rPr>
        <w:t xml:space="preserve">, A., </w:t>
      </w:r>
      <w:r w:rsidR="00873EB8">
        <w:rPr>
          <w:rFonts w:ascii="TimesNewRomanPSMT" w:hAnsi="TimesNewRomanPSMT" w:cs="TimesNewRomanPSMT"/>
        </w:rPr>
        <w:t>Mihalevich</w:t>
      </w:r>
      <w:r w:rsidR="00873EB8">
        <w:rPr>
          <w:rFonts w:ascii="TimesNewRomanPSMT" w:hAnsi="TimesNewRomanPSMT" w:cs="TimesNewRomanPSMT"/>
          <w:color w:val="000000"/>
        </w:rPr>
        <w:t xml:space="preserve">, B., </w:t>
      </w:r>
      <w:r w:rsidR="00873EB8">
        <w:rPr>
          <w:rFonts w:ascii="TimesNewRomanPSMT" w:hAnsi="TimesNewRomanPSMT" w:cs="TimesNewRomanPSMT"/>
        </w:rPr>
        <w:t>Neilson</w:t>
      </w:r>
      <w:r w:rsidR="00873EB8">
        <w:rPr>
          <w:rFonts w:ascii="TimesNewRomanPSMT" w:hAnsi="TimesNewRomanPSMT" w:cs="TimesNewRomanPSMT"/>
          <w:color w:val="000000"/>
        </w:rPr>
        <w:t xml:space="preserve">, B., </w:t>
      </w:r>
      <w:r w:rsidR="00873EB8">
        <w:rPr>
          <w:rFonts w:ascii="TimesNewRomanPSMT" w:hAnsi="TimesNewRomanPSMT" w:cs="TimesNewRomanPSMT"/>
        </w:rPr>
        <w:t xml:space="preserve">Salehabadi, H., </w:t>
      </w:r>
      <w:r>
        <w:rPr>
          <w:rFonts w:ascii="TimesNewRomanPSMT" w:hAnsi="TimesNewRomanPSMT" w:cs="TimesNewRomanPSMT"/>
          <w:color w:val="000000"/>
        </w:rPr>
        <w:t xml:space="preserve">and Schmidt, </w:t>
      </w:r>
      <w:r w:rsidR="00873EB8">
        <w:rPr>
          <w:rFonts w:ascii="TimesNewRomanPSMT" w:hAnsi="TimesNewRomanPSMT" w:cs="TimesNewRomanPSMT"/>
          <w:color w:val="000000"/>
        </w:rPr>
        <w:t>J</w:t>
      </w:r>
      <w:r w:rsidR="007E450B">
        <w:rPr>
          <w:rFonts w:ascii="TimesNewRomanPSMT" w:hAnsi="TimesNewRomanPSMT" w:cs="TimesNewRomanPSMT"/>
          <w:color w:val="000000"/>
        </w:rPr>
        <w:t>. C</w:t>
      </w:r>
      <w:r w:rsidR="00873EB8">
        <w:rPr>
          <w:rFonts w:ascii="TimesNewRomanPSMT" w:hAnsi="TimesNewRomanPSMT" w:cs="TimesNewRomanPSMT"/>
          <w:color w:val="000000"/>
        </w:rPr>
        <w:t xml:space="preserve">. </w:t>
      </w:r>
      <w:r>
        <w:rPr>
          <w:rFonts w:ascii="TimesNewRomanPSMT" w:hAnsi="TimesNewRomanPSMT" w:cs="TimesNewRomanPSMT"/>
          <w:color w:val="000000"/>
        </w:rPr>
        <w:t>(2021), "</w:t>
      </w:r>
      <w:r w:rsidRPr="0026669A">
        <w:rPr>
          <w:rFonts w:ascii="TimesNewRomanPSMT" w:hAnsi="TimesNewRomanPSMT" w:cs="TimesNewRomanPSMT"/>
          <w:color w:val="000000"/>
        </w:rPr>
        <w:t xml:space="preserve"> Alternative Management Paradigms</w:t>
      </w:r>
      <w:r>
        <w:rPr>
          <w:rFonts w:ascii="TimesNewRomanPSMT" w:hAnsi="TimesNewRomanPSMT" w:cs="TimesNewRomanPSMT"/>
          <w:color w:val="000000"/>
        </w:rPr>
        <w:t xml:space="preserve"> </w:t>
      </w:r>
      <w:r w:rsidRPr="0026669A">
        <w:rPr>
          <w:rFonts w:ascii="TimesNewRomanPSMT" w:hAnsi="TimesNewRomanPSMT" w:cs="TimesNewRomanPSMT"/>
          <w:color w:val="000000"/>
        </w:rPr>
        <w:t>for the Future of the Colorado and Green Rivers</w:t>
      </w:r>
      <w:r>
        <w:rPr>
          <w:rFonts w:ascii="TimesNewRomanPSMT" w:hAnsi="TimesNewRomanPSMT" w:cs="TimesNewRomanPSMT"/>
          <w:color w:val="000000"/>
        </w:rPr>
        <w:t xml:space="preserve">," White Paper 6, Future of the Colorado River Project, Center for Colorado River Studies, Utah State University, </w:t>
      </w:r>
      <w:r w:rsidR="0055057A">
        <w:rPr>
          <w:rFonts w:ascii="TimesNewRomanPSMT" w:hAnsi="TimesNewRomanPSMT" w:cs="TimesNewRomanPSMT"/>
          <w:color w:val="000000"/>
        </w:rPr>
        <w:t>91</w:t>
      </w:r>
      <w:r>
        <w:rPr>
          <w:rFonts w:ascii="TimesNewRomanPSMT" w:hAnsi="TimesNewRomanPSMT" w:cs="TimesNewRomanPSMT"/>
          <w:color w:val="000000"/>
        </w:rPr>
        <w:t xml:space="preserve"> p., </w:t>
      </w:r>
      <w:hyperlink r:id="rId47" w:history="1">
        <w:r w:rsidR="00610B50" w:rsidRPr="001056B5">
          <w:rPr>
            <w:rStyle w:val="Hyperlink"/>
            <w:rFonts w:ascii="TimesNewRomanPSMT" w:hAnsi="TimesNewRomanPSMT" w:cs="TimesNewRomanPSMT"/>
          </w:rPr>
          <w:t>https://qcnr.usu.edu/coloradoriver/files/WhitePaper6.pdf</w:t>
        </w:r>
      </w:hyperlink>
      <w:r>
        <w:rPr>
          <w:rFonts w:ascii="TimesNewRomanPSMT" w:hAnsi="TimesNewRomanPSMT" w:cs="TimesNewRomanPSMT"/>
          <w:color w:val="000000"/>
        </w:rPr>
        <w:t>.</w:t>
      </w:r>
    </w:p>
    <w:p w14:paraId="5172897B" w14:textId="2F344CEC" w:rsidR="00610B50" w:rsidRPr="00610B50" w:rsidRDefault="00610B50" w:rsidP="00610B50">
      <w:pPr>
        <w:spacing w:after="120" w:line="240" w:lineRule="auto"/>
        <w:ind w:left="450" w:hanging="450"/>
        <w:rPr>
          <w:rFonts w:ascii="Times New Roman" w:eastAsia="Times New Roman" w:hAnsi="Times New Roman" w:cs="Times New Roman"/>
          <w:color w:val="000000"/>
        </w:rPr>
      </w:pPr>
      <w:r w:rsidRPr="00610B50">
        <w:rPr>
          <w:rFonts w:ascii="Times New Roman" w:eastAsia="Times New Roman" w:hAnsi="Times New Roman" w:cs="Times New Roman"/>
          <w:color w:val="000000"/>
        </w:rPr>
        <w:t xml:space="preserve">Woodhouse, C. A., Pederson, G. T., </w:t>
      </w:r>
      <w:proofErr w:type="spellStart"/>
      <w:r w:rsidRPr="00610B50">
        <w:rPr>
          <w:rFonts w:ascii="Times New Roman" w:eastAsia="Times New Roman" w:hAnsi="Times New Roman" w:cs="Times New Roman"/>
          <w:color w:val="000000"/>
        </w:rPr>
        <w:t>Morino</w:t>
      </w:r>
      <w:proofErr w:type="spellEnd"/>
      <w:r w:rsidRPr="00610B50">
        <w:rPr>
          <w:rFonts w:ascii="Times New Roman" w:eastAsia="Times New Roman" w:hAnsi="Times New Roman" w:cs="Times New Roman"/>
          <w:color w:val="000000"/>
        </w:rPr>
        <w:t xml:space="preserve">, K., McAfee, S. A., </w:t>
      </w:r>
      <w:r w:rsidR="00163093">
        <w:rPr>
          <w:rFonts w:ascii="Times New Roman" w:eastAsia="Times New Roman" w:hAnsi="Times New Roman" w:cs="Times New Roman"/>
          <w:color w:val="000000"/>
        </w:rPr>
        <w:t>and</w:t>
      </w:r>
      <w:r w:rsidRPr="00610B50">
        <w:rPr>
          <w:rFonts w:ascii="Times New Roman" w:eastAsia="Times New Roman" w:hAnsi="Times New Roman" w:cs="Times New Roman"/>
          <w:color w:val="000000"/>
        </w:rPr>
        <w:t xml:space="preserve"> McCabe, G. J. (2016). Increasing influence of air temperature on upper Colorado River streamflow. Geophysical Research Letters, 43, 2174–2181. https://doi.org/10.1002/2015GL067613</w:t>
      </w:r>
    </w:p>
    <w:p w14:paraId="59A2E7DE" w14:textId="0F6D99E7" w:rsidR="00E3481C" w:rsidRDefault="00E3481C" w:rsidP="00DC129A">
      <w:pPr>
        <w:spacing w:after="120" w:line="240" w:lineRule="auto"/>
        <w:ind w:left="450" w:hanging="450"/>
        <w:rPr>
          <w:rFonts w:ascii="Times New Roman" w:eastAsia="Times New Roman" w:hAnsi="Times New Roman" w:cs="Times New Roman"/>
          <w:color w:val="000000"/>
        </w:rPr>
      </w:pPr>
      <w:r w:rsidRPr="00E3481C">
        <w:rPr>
          <w:rFonts w:ascii="Times New Roman" w:eastAsia="Times New Roman" w:hAnsi="Times New Roman" w:cs="Times New Roman"/>
          <w:color w:val="000000"/>
        </w:rPr>
        <w:t xml:space="preserve">Yang, G., Zaitchik, B., </w:t>
      </w:r>
      <w:proofErr w:type="spellStart"/>
      <w:r w:rsidRPr="00DC129A">
        <w:rPr>
          <w:rFonts w:ascii="TimesNewRomanPSMT" w:hAnsi="TimesNewRomanPSMT" w:cs="TimesNewRomanPSMT"/>
          <w:color w:val="000000"/>
        </w:rPr>
        <w:t>Badr</w:t>
      </w:r>
      <w:proofErr w:type="spellEnd"/>
      <w:r w:rsidRPr="00E3481C">
        <w:rPr>
          <w:rFonts w:ascii="Times New Roman" w:eastAsia="Times New Roman" w:hAnsi="Times New Roman" w:cs="Times New Roman"/>
          <w:color w:val="000000"/>
        </w:rPr>
        <w:t xml:space="preserve">, H., </w:t>
      </w:r>
      <w:r w:rsidR="00163093">
        <w:rPr>
          <w:rFonts w:ascii="Times New Roman" w:eastAsia="Times New Roman" w:hAnsi="Times New Roman" w:cs="Times New Roman"/>
          <w:color w:val="000000"/>
        </w:rPr>
        <w:t>and</w:t>
      </w:r>
      <w:r w:rsidRPr="00E3481C">
        <w:rPr>
          <w:rFonts w:ascii="Times New Roman" w:eastAsia="Times New Roman" w:hAnsi="Times New Roman" w:cs="Times New Roman"/>
          <w:color w:val="000000"/>
        </w:rPr>
        <w:t xml:space="preserve"> Block, P. (2021). A Bayesian adaptive reservoir operation framework incorporating streamflow non-stationarity. Journal of Hydrology, 594, 125959.</w:t>
      </w:r>
    </w:p>
    <w:p w14:paraId="259D1A2B" w14:textId="1E11461E" w:rsidR="0056769F" w:rsidRDefault="0056769F" w:rsidP="00DC129A">
      <w:pPr>
        <w:spacing w:after="120" w:line="240" w:lineRule="auto"/>
        <w:ind w:left="450" w:hanging="450"/>
        <w:rPr>
          <w:rFonts w:ascii="Times New Roman" w:eastAsia="Times New Roman" w:hAnsi="Times New Roman" w:cs="Times New Roman"/>
          <w:color w:val="000000"/>
        </w:rPr>
      </w:pPr>
      <w:r w:rsidRPr="0056769F">
        <w:rPr>
          <w:rFonts w:ascii="Times New Roman" w:eastAsia="Times New Roman" w:hAnsi="Times New Roman" w:cs="Times New Roman"/>
          <w:color w:val="000000"/>
        </w:rPr>
        <w:lastRenderedPageBreak/>
        <w:t xml:space="preserve">Zagona, E. A., </w:t>
      </w:r>
      <w:proofErr w:type="spellStart"/>
      <w:r w:rsidRPr="0056769F">
        <w:rPr>
          <w:rFonts w:ascii="Times New Roman" w:eastAsia="Times New Roman" w:hAnsi="Times New Roman" w:cs="Times New Roman"/>
          <w:color w:val="000000"/>
        </w:rPr>
        <w:t>Fulp</w:t>
      </w:r>
      <w:proofErr w:type="spellEnd"/>
      <w:r w:rsidRPr="0056769F">
        <w:rPr>
          <w:rFonts w:ascii="Times New Roman" w:eastAsia="Times New Roman" w:hAnsi="Times New Roman" w:cs="Times New Roman"/>
          <w:color w:val="000000"/>
        </w:rPr>
        <w:t xml:space="preserve">, T. J., Shane, R., Magee, T., </w:t>
      </w:r>
      <w:r w:rsidR="00163093">
        <w:rPr>
          <w:rFonts w:ascii="Times New Roman" w:eastAsia="Times New Roman" w:hAnsi="Times New Roman" w:cs="Times New Roman"/>
          <w:color w:val="000000"/>
        </w:rPr>
        <w:t>and</w:t>
      </w:r>
      <w:r w:rsidRPr="0056769F">
        <w:rPr>
          <w:rFonts w:ascii="Times New Roman" w:eastAsia="Times New Roman" w:hAnsi="Times New Roman" w:cs="Times New Roman"/>
          <w:color w:val="000000"/>
        </w:rPr>
        <w:t xml:space="preserve"> </w:t>
      </w:r>
      <w:proofErr w:type="spellStart"/>
      <w:r w:rsidRPr="0056769F">
        <w:rPr>
          <w:rFonts w:ascii="Times New Roman" w:eastAsia="Times New Roman" w:hAnsi="Times New Roman" w:cs="Times New Roman"/>
          <w:color w:val="000000"/>
        </w:rPr>
        <w:t>Goranflo</w:t>
      </w:r>
      <w:proofErr w:type="spellEnd"/>
      <w:r w:rsidRPr="0056769F">
        <w:rPr>
          <w:rFonts w:ascii="Times New Roman" w:eastAsia="Times New Roman" w:hAnsi="Times New Roman" w:cs="Times New Roman"/>
          <w:color w:val="000000"/>
        </w:rPr>
        <w:t xml:space="preserve">, H. M. (2001). </w:t>
      </w:r>
      <w:proofErr w:type="spellStart"/>
      <w:r w:rsidRPr="0056769F">
        <w:rPr>
          <w:rFonts w:ascii="Times New Roman" w:eastAsia="Times New Roman" w:hAnsi="Times New Roman" w:cs="Times New Roman"/>
          <w:color w:val="000000"/>
        </w:rPr>
        <w:t>Riverware</w:t>
      </w:r>
      <w:proofErr w:type="spellEnd"/>
      <w:r w:rsidRPr="0056769F">
        <w:rPr>
          <w:rFonts w:ascii="Times New Roman" w:eastAsia="Times New Roman" w:hAnsi="Times New Roman" w:cs="Times New Roman"/>
          <w:color w:val="000000"/>
        </w:rPr>
        <w:t>: A generalized tool for complex reservoir system modeling 1. JAWRA Journal of the American Water Resources Association, 37(4), 913</w:t>
      </w:r>
      <w:r w:rsidR="00D72A49">
        <w:rPr>
          <w:rFonts w:ascii="Times New Roman" w:eastAsia="Times New Roman" w:hAnsi="Times New Roman" w:cs="Times New Roman"/>
          <w:color w:val="000000"/>
        </w:rPr>
        <w:t>–</w:t>
      </w:r>
      <w:r w:rsidRPr="0056769F">
        <w:rPr>
          <w:rFonts w:ascii="Times New Roman" w:eastAsia="Times New Roman" w:hAnsi="Times New Roman" w:cs="Times New Roman"/>
          <w:color w:val="000000"/>
        </w:rPr>
        <w:t>929.</w:t>
      </w:r>
    </w:p>
    <w:p w14:paraId="0D3C36D5" w14:textId="34D7C77A" w:rsidR="004455C8" w:rsidRDefault="004455C8">
      <w:pPr>
        <w:rPr>
          <w:rFonts w:ascii="Times New Roman" w:eastAsia="Times New Roman" w:hAnsi="Times New Roman" w:cs="Times New Roman"/>
          <w:color w:val="000000"/>
        </w:rPr>
      </w:pPr>
    </w:p>
    <w:p w14:paraId="62A8E7CE" w14:textId="04B355AB" w:rsidR="007E515A" w:rsidRDefault="007E515A" w:rsidP="00861241">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Appendix</w:t>
      </w:r>
      <w:r w:rsidR="000430C1">
        <w:rPr>
          <w:rFonts w:ascii="Times New Roman" w:eastAsia="Times New Roman" w:hAnsi="Times New Roman" w:cs="Times New Roman"/>
          <w:b/>
          <w:bCs/>
          <w:color w:val="000000"/>
        </w:rPr>
        <w:t xml:space="preserve"> A</w:t>
      </w:r>
    </w:p>
    <w:p w14:paraId="6503D692" w14:textId="5BD0326F" w:rsidR="00C179F0" w:rsidRPr="00C179F0" w:rsidRDefault="00F76462" w:rsidP="000430C1">
      <w:pPr>
        <w:spacing w:after="0" w:line="300" w:lineRule="auto"/>
        <w:rPr>
          <w:rFonts w:ascii="Times New Roman" w:hAnsi="Times New Roman" w:cs="Times New Roman"/>
          <w:color w:val="000000"/>
        </w:rPr>
      </w:pPr>
      <w:r>
        <w:rPr>
          <w:rFonts w:ascii="Times New Roman" w:eastAsia="Times New Roman" w:hAnsi="Times New Roman" w:cs="Times New Roman"/>
          <w:color w:val="000000"/>
        </w:rPr>
        <w:t>In Figure A.1, w</w:t>
      </w:r>
      <w:r w:rsidR="000430C1" w:rsidRPr="000430C1">
        <w:rPr>
          <w:rFonts w:ascii="Times New Roman" w:eastAsia="Times New Roman" w:hAnsi="Times New Roman" w:cs="Times New Roman"/>
          <w:color w:val="000000"/>
        </w:rPr>
        <w:t>e</w:t>
      </w:r>
      <w:r w:rsidR="000430C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present </w:t>
      </w:r>
      <w:r w:rsidR="000430C1">
        <w:rPr>
          <w:rFonts w:ascii="Times New Roman" w:eastAsia="Times New Roman" w:hAnsi="Times New Roman" w:cs="Times New Roman"/>
          <w:color w:val="000000"/>
        </w:rPr>
        <w:t>three typical traces to show system performance</w:t>
      </w:r>
      <w:r>
        <w:rPr>
          <w:rFonts w:ascii="Times New Roman" w:eastAsia="Times New Roman" w:hAnsi="Times New Roman" w:cs="Times New Roman"/>
          <w:color w:val="000000"/>
        </w:rPr>
        <w:t xml:space="preserve"> in</w:t>
      </w:r>
      <w:r w:rsidR="000430C1">
        <w:rPr>
          <w:rFonts w:ascii="Times New Roman" w:eastAsia="Times New Roman" w:hAnsi="Times New Roman" w:cs="Times New Roman"/>
          <w:color w:val="000000"/>
        </w:rPr>
        <w:t xml:space="preserve"> compari</w:t>
      </w:r>
      <w:r>
        <w:rPr>
          <w:rFonts w:ascii="Times New Roman" w:eastAsia="Times New Roman" w:hAnsi="Times New Roman" w:cs="Times New Roman"/>
          <w:color w:val="000000"/>
        </w:rPr>
        <w:t>ng</w:t>
      </w:r>
      <w:r w:rsidR="000430C1">
        <w:rPr>
          <w:rFonts w:ascii="Times New Roman" w:eastAsia="Times New Roman" w:hAnsi="Times New Roman" w:cs="Times New Roman"/>
          <w:color w:val="000000"/>
        </w:rPr>
        <w:t xml:space="preserve"> between the exploratory model and CRSS. Results</w:t>
      </w:r>
      <w:r w:rsidR="000430C1" w:rsidRPr="003F6374">
        <w:rPr>
          <w:rFonts w:ascii="Times New Roman" w:eastAsia="Times New Roman" w:hAnsi="Times New Roman" w:cs="Times New Roman"/>
          <w:color w:val="000000"/>
        </w:rPr>
        <w:t xml:space="preserve"> </w:t>
      </w:r>
      <w:r w:rsidR="000430C1">
        <w:rPr>
          <w:rFonts w:ascii="Times New Roman" w:eastAsia="Times New Roman" w:hAnsi="Times New Roman" w:cs="Times New Roman"/>
          <w:color w:val="000000"/>
        </w:rPr>
        <w:t>demonstrate</w:t>
      </w:r>
      <w:r w:rsidR="000430C1"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0430C1">
        <w:rPr>
          <w:rFonts w:ascii="Times New Roman" w:eastAsia="Times New Roman" w:hAnsi="Times New Roman" w:cs="Times New Roman"/>
          <w:color w:val="000000"/>
        </w:rPr>
        <w:t xml:space="preserve"> system</w:t>
      </w:r>
      <w:r w:rsidR="000430C1" w:rsidRPr="003F6374">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Besides using</w:t>
      </w:r>
      <w:r>
        <w:rPr>
          <w:rFonts w:ascii="Times New Roman" w:eastAsia="Times New Roman" w:hAnsi="Times New Roman" w:cs="Times New Roman"/>
          <w:color w:val="000000"/>
        </w:rPr>
        <w:t xml:space="preserve"> the</w:t>
      </w:r>
      <w:r w:rsidR="000430C1">
        <w:rPr>
          <w:rFonts w:ascii="Times New Roman" w:eastAsia="Times New Roman" w:hAnsi="Times New Roman" w:cs="Times New Roman"/>
          <w:color w:val="000000"/>
        </w:rPr>
        <w:t xml:space="preserve"> UCRC UB demand schedule, we also use another relatively smaller UB demand schedule for multi-dimensional sensitivity analysis</w:t>
      </w:r>
      <w:r>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and </w:t>
      </w:r>
      <w:r>
        <w:rPr>
          <w:rFonts w:ascii="Times New Roman" w:eastAsia="Times New Roman" w:hAnsi="Times New Roman" w:cs="Times New Roman"/>
          <w:color w:val="000000"/>
        </w:rPr>
        <w:t xml:space="preserve">present the </w:t>
      </w:r>
      <w:r w:rsidR="000430C1">
        <w:rPr>
          <w:rFonts w:ascii="Times New Roman" w:eastAsia="Times New Roman" w:hAnsi="Times New Roman" w:cs="Times New Roman"/>
          <w:color w:val="000000"/>
        </w:rPr>
        <w:t xml:space="preserve">results in Figures A.2, A.3, and A.4. </w:t>
      </w:r>
      <w:r w:rsidR="00C179F0">
        <w:rPr>
          <w:rFonts w:ascii="Times New Roman" w:eastAsia="Times New Roman" w:hAnsi="Times New Roman" w:cs="Times New Roman"/>
          <w:color w:val="000000"/>
        </w:rPr>
        <w:t>Compari</w:t>
      </w:r>
      <w:r>
        <w:rPr>
          <w:rFonts w:ascii="Times New Roman" w:eastAsia="Times New Roman" w:hAnsi="Times New Roman" w:cs="Times New Roman"/>
          <w:color w:val="000000"/>
        </w:rPr>
        <w:t>ng the</w:t>
      </w:r>
      <w:r w:rsidR="00C179F0">
        <w:rPr>
          <w:rFonts w:ascii="Times New Roman" w:eastAsia="Times New Roman" w:hAnsi="Times New Roman" w:cs="Times New Roman"/>
          <w:color w:val="000000"/>
        </w:rPr>
        <w:t xml:space="preserve"> results in Figure</w:t>
      </w:r>
      <w:r>
        <w:rPr>
          <w:rFonts w:ascii="Times New Roman" w:eastAsia="Times New Roman" w:hAnsi="Times New Roman" w:cs="Times New Roman"/>
          <w:color w:val="000000"/>
        </w:rPr>
        <w:t>s</w:t>
      </w:r>
      <w:r w:rsidR="00C179F0">
        <w:rPr>
          <w:rFonts w:ascii="Times New Roman" w:eastAsia="Times New Roman" w:hAnsi="Times New Roman" w:cs="Times New Roman"/>
          <w:color w:val="000000"/>
        </w:rPr>
        <w:t xml:space="preserve"> 4.2, 4.3</w:t>
      </w:r>
      <w:r>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4.4 indicate</w:t>
      </w:r>
      <w:r w:rsidR="00D72A49">
        <w:rPr>
          <w:rFonts w:ascii="Times New Roman" w:eastAsia="Times New Roman" w:hAnsi="Times New Roman" w:cs="Times New Roman"/>
          <w:color w:val="000000"/>
        </w:rPr>
        <w:t>s that</w:t>
      </w:r>
      <w:r w:rsidR="00C179F0">
        <w:rPr>
          <w:rFonts w:ascii="Times New Roman" w:eastAsia="Times New Roman" w:hAnsi="Times New Roman" w:cs="Times New Roman"/>
          <w:color w:val="000000"/>
        </w:rPr>
        <w:t xml:space="preserve"> lowering UB demand will delay </w:t>
      </w:r>
      <w:r w:rsidR="00D72A49">
        <w:rPr>
          <w:rFonts w:ascii="Times New Roman" w:eastAsia="Times New Roman" w:hAnsi="Times New Roman" w:cs="Times New Roman"/>
          <w:color w:val="000000"/>
        </w:rPr>
        <w:t xml:space="preserve">the </w:t>
      </w:r>
      <w:r w:rsidR="00C179F0">
        <w:rPr>
          <w:rFonts w:ascii="Times New Roman" w:eastAsia="Times New Roman" w:hAnsi="Times New Roman" w:cs="Times New Roman"/>
          <w:color w:val="000000"/>
        </w:rPr>
        <w:t xml:space="preserve">reservoir </w:t>
      </w:r>
      <w:r w:rsidR="00D72A49">
        <w:rPr>
          <w:rFonts w:ascii="Times New Roman" w:eastAsia="Times New Roman" w:hAnsi="Times New Roman" w:cs="Times New Roman"/>
          <w:color w:val="000000"/>
        </w:rPr>
        <w:t>reaching</w:t>
      </w:r>
      <w:r w:rsidR="00C179F0">
        <w:rPr>
          <w:rFonts w:ascii="Times New Roman" w:eastAsia="Times New Roman" w:hAnsi="Times New Roman" w:cs="Times New Roman"/>
          <w:color w:val="000000"/>
        </w:rPr>
        <w:t xml:space="preserve"> severe conditions, increase end</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of</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planning horizon storage</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decrease reservoir release temperature. In addition, in th</w:t>
      </w:r>
      <w:r w:rsidR="00D72A49">
        <w:rPr>
          <w:rFonts w:ascii="Times New Roman" w:eastAsia="Times New Roman" w:hAnsi="Times New Roman" w:cs="Times New Roman"/>
          <w:color w:val="000000"/>
        </w:rPr>
        <w:t>is</w:t>
      </w:r>
      <w:r w:rsidR="00C179F0">
        <w:rPr>
          <w:rFonts w:ascii="Times New Roman" w:eastAsia="Times New Roman" w:hAnsi="Times New Roman" w:cs="Times New Roman"/>
          <w:color w:val="000000"/>
        </w:rPr>
        <w:t xml:space="preserve"> appendix, we also show how adaptive policy performs under another severe sustained drought (the Mid-20</w:t>
      </w:r>
      <w:r w:rsidR="00C179F0" w:rsidRPr="00C179F0">
        <w:rPr>
          <w:rFonts w:ascii="Times New Roman" w:eastAsia="Times New Roman" w:hAnsi="Times New Roman" w:cs="Times New Roman"/>
          <w:color w:val="000000"/>
          <w:vertAlign w:val="superscript"/>
        </w:rPr>
        <w:t>th</w:t>
      </w:r>
      <w:r w:rsidR="00C179F0">
        <w:rPr>
          <w:rFonts w:ascii="Times New Roman" w:eastAsia="Times New Roman" w:hAnsi="Times New Roman" w:cs="Times New Roman"/>
          <w:color w:val="000000"/>
        </w:rPr>
        <w:t xml:space="preserve"> century drought) in Figures A.5 and A.6. Results demonstrate</w:t>
      </w:r>
      <w:r w:rsidR="00D72A49">
        <w:rPr>
          <w:rFonts w:ascii="Times New Roman" w:eastAsia="Times New Roman" w:hAnsi="Times New Roman" w:cs="Times New Roman"/>
          <w:color w:val="000000"/>
        </w:rPr>
        <w:t xml:space="preserve"> that</w:t>
      </w:r>
      <w:r w:rsidR="00C179F0">
        <w:rPr>
          <w:rFonts w:ascii="Times New Roman" w:eastAsia="Times New Roman" w:hAnsi="Times New Roman" w:cs="Times New Roman"/>
          <w:color w:val="000000"/>
        </w:rPr>
        <w:t xml:space="preserve"> the ADP is capable of keeping reservoirs running at relatively higher elevations without users losing much water. </w:t>
      </w:r>
    </w:p>
    <w:p w14:paraId="378D7A20" w14:textId="4D3EF764" w:rsidR="007E515A" w:rsidRDefault="007E515A" w:rsidP="007E515A">
      <w:pPr>
        <w:spacing w:after="0" w:line="240" w:lineRule="auto"/>
        <w:rPr>
          <w:rFonts w:ascii="Times New Roman" w:eastAsia="Times New Roman" w:hAnsi="Times New Roman" w:cs="Times New Roman"/>
          <w:sz w:val="24"/>
          <w:szCs w:val="24"/>
        </w:rPr>
      </w:pPr>
    </w:p>
    <w:p w14:paraId="00ACE168" w14:textId="2445B522" w:rsidR="003C340C" w:rsidRPr="007E515A" w:rsidRDefault="003C340C" w:rsidP="007E515A">
      <w:pPr>
        <w:spacing w:after="0" w:line="240" w:lineRule="auto"/>
        <w:rPr>
          <w:rFonts w:ascii="Times New Roman" w:eastAsia="Times New Roman" w:hAnsi="Times New Roman" w:cs="Times New Roman"/>
          <w:sz w:val="24"/>
          <w:szCs w:val="24"/>
        </w:rPr>
      </w:pPr>
      <w:r w:rsidRPr="003C340C">
        <w:rPr>
          <w:rFonts w:ascii="Times New Roman" w:eastAsia="Times New Roman" w:hAnsi="Times New Roman" w:cs="Times New Roman"/>
          <w:noProof/>
          <w:sz w:val="24"/>
          <w:szCs w:val="24"/>
        </w:rPr>
        <w:drawing>
          <wp:inline distT="0" distB="0" distL="0" distR="0" wp14:anchorId="426FD922" wp14:editId="4FA14B90">
            <wp:extent cx="2834640" cy="2125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4640" cy="2125980"/>
                    </a:xfrm>
                    <a:prstGeom prst="rect">
                      <a:avLst/>
                    </a:prstGeom>
                  </pic:spPr>
                </pic:pic>
              </a:graphicData>
            </a:graphic>
          </wp:inline>
        </w:drawing>
      </w:r>
      <w:r w:rsidRPr="003C340C">
        <w:rPr>
          <w:rFonts w:ascii="Times New Roman" w:eastAsia="Times New Roman" w:hAnsi="Times New Roman" w:cs="Times New Roman"/>
          <w:noProof/>
          <w:sz w:val="24"/>
          <w:szCs w:val="24"/>
        </w:rPr>
        <w:drawing>
          <wp:inline distT="0" distB="0" distL="0" distR="0" wp14:anchorId="21429E23" wp14:editId="138FE3B0">
            <wp:extent cx="2834640" cy="2125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4640" cy="2125980"/>
                    </a:xfrm>
                    <a:prstGeom prst="rect">
                      <a:avLst/>
                    </a:prstGeom>
                  </pic:spPr>
                </pic:pic>
              </a:graphicData>
            </a:graphic>
          </wp:inline>
        </w:drawing>
      </w:r>
    </w:p>
    <w:p w14:paraId="4992E781" w14:textId="40577752"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0 indicates historical hydrology (1906-1945)</w:t>
      </w:r>
    </w:p>
    <w:p w14:paraId="23C81D73" w14:textId="6BC18B45" w:rsidR="007E515A" w:rsidRDefault="007E515A" w:rsidP="007E515A">
      <w:pPr>
        <w:spacing w:after="0" w:line="240" w:lineRule="auto"/>
        <w:rPr>
          <w:rFonts w:ascii="Times New Roman" w:eastAsia="Times New Roman" w:hAnsi="Times New Roman" w:cs="Times New Roman"/>
          <w:sz w:val="24"/>
          <w:szCs w:val="24"/>
        </w:rPr>
      </w:pPr>
    </w:p>
    <w:p w14:paraId="5FDC7963" w14:textId="251DB095" w:rsidR="001F02DA" w:rsidRPr="007E515A" w:rsidRDefault="001F02DA" w:rsidP="007E515A">
      <w:pPr>
        <w:spacing w:after="0" w:line="240" w:lineRule="auto"/>
        <w:rPr>
          <w:rFonts w:ascii="Times New Roman" w:eastAsia="Times New Roman" w:hAnsi="Times New Roman" w:cs="Times New Roman"/>
          <w:sz w:val="24"/>
          <w:szCs w:val="24"/>
        </w:rPr>
      </w:pPr>
      <w:r w:rsidRPr="001F02DA">
        <w:rPr>
          <w:rFonts w:ascii="Times New Roman" w:eastAsia="Times New Roman" w:hAnsi="Times New Roman" w:cs="Times New Roman"/>
          <w:noProof/>
          <w:sz w:val="24"/>
          <w:szCs w:val="24"/>
        </w:rPr>
        <w:drawing>
          <wp:inline distT="0" distB="0" distL="0" distR="0" wp14:anchorId="6ED97EC5" wp14:editId="1C143060">
            <wp:extent cx="2834640" cy="2125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4640" cy="2125980"/>
                    </a:xfrm>
                    <a:prstGeom prst="rect">
                      <a:avLst/>
                    </a:prstGeom>
                  </pic:spPr>
                </pic:pic>
              </a:graphicData>
            </a:graphic>
          </wp:inline>
        </w:drawing>
      </w:r>
      <w:r w:rsidRPr="001F02DA">
        <w:rPr>
          <w:rFonts w:ascii="Times New Roman" w:eastAsia="Times New Roman" w:hAnsi="Times New Roman" w:cs="Times New Roman"/>
          <w:noProof/>
          <w:sz w:val="24"/>
          <w:szCs w:val="24"/>
        </w:rPr>
        <w:drawing>
          <wp:inline distT="0" distB="0" distL="0" distR="0" wp14:anchorId="7F0C1460" wp14:editId="2E6AA44C">
            <wp:extent cx="2834640" cy="2125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640" cy="2125980"/>
                    </a:xfrm>
                    <a:prstGeom prst="rect">
                      <a:avLst/>
                    </a:prstGeom>
                  </pic:spPr>
                </pic:pic>
              </a:graphicData>
            </a:graphic>
          </wp:inline>
        </w:drawing>
      </w:r>
    </w:p>
    <w:p w14:paraId="4F1E9998" w14:textId="77777777"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80 indicates historical hydrology (1986-2018, 1906-1912)</w:t>
      </w:r>
    </w:p>
    <w:p w14:paraId="41397390" w14:textId="5413221E" w:rsidR="007E515A" w:rsidRDefault="007E515A" w:rsidP="007E515A">
      <w:pPr>
        <w:spacing w:after="0" w:line="240" w:lineRule="auto"/>
        <w:rPr>
          <w:rFonts w:ascii="Times New Roman" w:eastAsia="Times New Roman" w:hAnsi="Times New Roman" w:cs="Times New Roman"/>
          <w:b/>
          <w:bCs/>
          <w:color w:val="000000"/>
        </w:rPr>
      </w:pPr>
    </w:p>
    <w:p w14:paraId="6807DBA2" w14:textId="7A9C7C4A" w:rsidR="007E515A" w:rsidRPr="003F6374" w:rsidRDefault="007E515A" w:rsidP="007E51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rPr>
        <w:t>Figure A</w:t>
      </w:r>
      <w:r w:rsidR="000430C1">
        <w:rPr>
          <w:rFonts w:ascii="Times New Roman" w:eastAsia="Times New Roman" w:hAnsi="Times New Roman" w:cs="Times New Roman"/>
          <w:b/>
          <w:bCs/>
          <w:color w:val="000000"/>
        </w:rPr>
        <w:t>.</w:t>
      </w:r>
      <w:r>
        <w:rPr>
          <w:rFonts w:ascii="Times New Roman" w:eastAsia="Times New Roman" w:hAnsi="Times New Roman" w:cs="Times New Roman"/>
          <w:b/>
          <w:bCs/>
          <w:color w:val="000000"/>
        </w:rPr>
        <w:t xml:space="preserve">1. </w:t>
      </w:r>
      <w:r w:rsidRPr="003F6374">
        <w:rPr>
          <w:rFonts w:ascii="Times New Roman" w:eastAsia="Times New Roman" w:hAnsi="Times New Roman" w:cs="Times New Roman"/>
          <w:b/>
          <w:bCs/>
          <w:color w:val="000000"/>
        </w:rPr>
        <w:t xml:space="preserve">Lake Powell and Lake Mead results </w:t>
      </w:r>
      <w:r w:rsidR="00D72A49">
        <w:rPr>
          <w:rFonts w:ascii="Times New Roman" w:eastAsia="Times New Roman" w:hAnsi="Times New Roman" w:cs="Times New Roman"/>
          <w:b/>
          <w:bCs/>
          <w:color w:val="000000"/>
        </w:rPr>
        <w:t xml:space="preserve">from </w:t>
      </w:r>
      <w:r>
        <w:rPr>
          <w:rFonts w:ascii="Times New Roman" w:eastAsia="Times New Roman" w:hAnsi="Times New Roman" w:cs="Times New Roman"/>
          <w:b/>
          <w:bCs/>
          <w:color w:val="000000"/>
        </w:rPr>
        <w:t>c</w:t>
      </w:r>
      <w:r w:rsidRPr="003F6374">
        <w:rPr>
          <w:rFonts w:ascii="Times New Roman" w:eastAsia="Times New Roman" w:hAnsi="Times New Roman" w:cs="Times New Roman"/>
          <w:b/>
          <w:bCs/>
          <w:color w:val="000000"/>
        </w:rPr>
        <w:t xml:space="preserve">omparison between the </w:t>
      </w:r>
      <w:r w:rsidR="00D72A49">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w:t>
      </w:r>
      <w:r>
        <w:rPr>
          <w:rFonts w:ascii="Times New Roman" w:eastAsia="Times New Roman" w:hAnsi="Times New Roman" w:cs="Times New Roman"/>
          <w:b/>
          <w:bCs/>
          <w:color w:val="000000"/>
        </w:rPr>
        <w:t xml:space="preserve"> under different hydrologic traces</w:t>
      </w:r>
      <w:r w:rsidRPr="003F6374">
        <w:rPr>
          <w:rFonts w:ascii="Times New Roman" w:eastAsia="Times New Roman" w:hAnsi="Times New Roman" w:cs="Times New Roman"/>
          <w:b/>
          <w:bCs/>
          <w:color w:val="000000"/>
        </w:rPr>
        <w:t>. </w:t>
      </w:r>
    </w:p>
    <w:p w14:paraId="04B65A0A" w14:textId="550C6F1B" w:rsidR="007E515A" w:rsidRDefault="007E515A" w:rsidP="00DC129A">
      <w:pPr>
        <w:spacing w:after="120" w:line="240" w:lineRule="auto"/>
        <w:ind w:left="450" w:hanging="450"/>
        <w:rPr>
          <w:rFonts w:ascii="Times New Roman" w:eastAsia="Times New Roman" w:hAnsi="Times New Roman" w:cs="Times New Roman"/>
          <w:color w:val="000000"/>
        </w:rPr>
      </w:pPr>
    </w:p>
    <w:p w14:paraId="7DC14B9D" w14:textId="4A72037E" w:rsidR="00076C96" w:rsidRDefault="00F111A9" w:rsidP="00F111A9">
      <w:pPr>
        <w:spacing w:after="120" w:line="240" w:lineRule="auto"/>
        <w:jc w:val="center"/>
        <w:rPr>
          <w:rFonts w:ascii="Times New Roman" w:eastAsia="Times New Roman" w:hAnsi="Times New Roman" w:cs="Times New Roman"/>
          <w:color w:val="000000"/>
        </w:rPr>
      </w:pPr>
      <w:r w:rsidRPr="00F111A9">
        <w:rPr>
          <w:rFonts w:ascii="Times New Roman" w:eastAsia="Times New Roman" w:hAnsi="Times New Roman" w:cs="Times New Roman"/>
          <w:noProof/>
          <w:color w:val="000000"/>
        </w:rPr>
        <w:drawing>
          <wp:inline distT="0" distB="0" distL="0" distR="0" wp14:anchorId="3D9740D2" wp14:editId="6897D8F1">
            <wp:extent cx="4572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3429000"/>
                    </a:xfrm>
                    <a:prstGeom prst="rect">
                      <a:avLst/>
                    </a:prstGeom>
                  </pic:spPr>
                </pic:pic>
              </a:graphicData>
            </a:graphic>
          </wp:inline>
        </w:drawing>
      </w:r>
    </w:p>
    <w:p w14:paraId="6E10D740" w14:textId="71C5A612"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A.2</w:t>
      </w:r>
      <w:r w:rsidRPr="003F6374">
        <w:rPr>
          <w:rFonts w:ascii="Times New Roman" w:eastAsia="Times New Roman" w:hAnsi="Times New Roman" w:cs="Times New Roman"/>
          <w:b/>
          <w:bCs/>
          <w:color w:val="000000"/>
        </w:rPr>
        <w:t xml:space="preserve">. Years (y-axis) </w:t>
      </w:r>
      <w:r w:rsidR="00D72A49">
        <w:rPr>
          <w:rFonts w:ascii="Times New Roman" w:eastAsia="Times New Roman" w:hAnsi="Times New Roman" w:cs="Times New Roman"/>
          <w:b/>
          <w:bCs/>
          <w:color w:val="000000"/>
        </w:rPr>
        <w:t>until</w:t>
      </w:r>
      <w:r w:rsidR="00D72A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 under different policies</w:t>
      </w:r>
      <w:r>
        <w:rPr>
          <w:rFonts w:ascii="Times New Roman" w:eastAsia="Times New Roman" w:hAnsi="Times New Roman" w:cs="Times New Roman"/>
          <w:b/>
          <w:bCs/>
          <w:color w:val="000000"/>
        </w:rPr>
        <w:t xml:space="preserve"> (when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w:t>
      </w:r>
    </w:p>
    <w:p w14:paraId="2FA006E9" w14:textId="40F66A0F" w:rsidR="00076C96" w:rsidRDefault="00076C96" w:rsidP="00076C96">
      <w:pPr>
        <w:spacing w:after="120" w:line="240" w:lineRule="auto"/>
        <w:ind w:left="450" w:hanging="450"/>
        <w:jc w:val="center"/>
        <w:rPr>
          <w:rFonts w:ascii="Times New Roman" w:eastAsia="Times New Roman" w:hAnsi="Times New Roman" w:cs="Times New Roman"/>
          <w:color w:val="000000"/>
        </w:rPr>
      </w:pPr>
    </w:p>
    <w:p w14:paraId="484FAB79" w14:textId="118A7482"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drawing>
          <wp:inline distT="0" distB="0" distL="0" distR="0" wp14:anchorId="743594F1" wp14:editId="07A4510F">
            <wp:extent cx="45720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2743200"/>
                    </a:xfrm>
                    <a:prstGeom prst="rect">
                      <a:avLst/>
                    </a:prstGeom>
                  </pic:spPr>
                </pic:pic>
              </a:graphicData>
            </a:graphic>
          </wp:inline>
        </w:drawing>
      </w:r>
    </w:p>
    <w:p w14:paraId="5CBAFC14" w14:textId="6C2760E4"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lastRenderedPageBreak/>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.3. Trade-off between end</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 horizon combined storage for Lake Powell and Lake Mead and UB</w:t>
      </w:r>
      <w:r w:rsidR="00D72A49">
        <w:rPr>
          <w:rFonts w:ascii="Times New Roman" w:eastAsia="Times New Roman" w:hAnsi="Times New Roman" w:cs="Times New Roman"/>
          <w:b/>
          <w:bCs/>
          <w:color w:val="000000"/>
        </w:rPr>
        <w:t xml:space="preserve"> and</w:t>
      </w:r>
      <w:r w:rsidRPr="003F6374">
        <w:rPr>
          <w:rFonts w:ascii="Times New Roman" w:eastAsia="Times New Roman" w:hAnsi="Times New Roman" w:cs="Times New Roman"/>
          <w:b/>
          <w:bCs/>
          <w:color w:val="000000"/>
        </w:rPr>
        <w:t xml:space="preserve"> LB and Mexico static state delivery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 xml:space="preserve">). </w:t>
      </w:r>
    </w:p>
    <w:p w14:paraId="67F46603" w14:textId="27A0E58C"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drawing>
          <wp:inline distT="0" distB="0" distL="0" distR="0" wp14:anchorId="0E4E041C" wp14:editId="6292F48A">
            <wp:extent cx="41148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3086100"/>
                    </a:xfrm>
                    <a:prstGeom prst="rect">
                      <a:avLst/>
                    </a:prstGeom>
                  </pic:spPr>
                </pic:pic>
              </a:graphicData>
            </a:graphic>
          </wp:inline>
        </w:drawing>
      </w:r>
    </w:p>
    <w:p w14:paraId="704EE60E" w14:textId="60DAA3FE" w:rsidR="00D32827" w:rsidRDefault="00607F80" w:rsidP="00916ECF">
      <w:pPr>
        <w:spacing w:after="0" w:line="240" w:lineRule="auto"/>
        <w:rPr>
          <w:rFonts w:ascii="Times New Roman" w:eastAsia="Times New Roman" w:hAnsi="Times New Roman" w:cs="Times New Roman"/>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.4. Lake Powell summer release temperature for different steady year-to-year inflows under different policies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p>
    <w:p w14:paraId="16376B41" w14:textId="7CAC2534" w:rsidR="00916ECF" w:rsidRDefault="00916ECF" w:rsidP="00C42BA5">
      <w:pPr>
        <w:spacing w:after="120" w:line="240" w:lineRule="auto"/>
        <w:rPr>
          <w:noProof/>
        </w:rPr>
      </w:pPr>
      <w:r w:rsidRPr="00916ECF">
        <w:rPr>
          <w:noProof/>
        </w:rPr>
        <w:t xml:space="preserve"> </w:t>
      </w:r>
    </w:p>
    <w:p w14:paraId="413F235B" w14:textId="392CA696" w:rsidR="00C42BA5" w:rsidRDefault="00C42BA5" w:rsidP="00D32827">
      <w:pPr>
        <w:spacing w:after="120" w:line="240" w:lineRule="auto"/>
        <w:jc w:val="center"/>
        <w:rPr>
          <w:noProof/>
        </w:rPr>
      </w:pPr>
      <w:r w:rsidRPr="00C42BA5">
        <w:rPr>
          <w:noProof/>
        </w:rPr>
        <w:drawing>
          <wp:inline distT="0" distB="0" distL="0" distR="0" wp14:anchorId="2CD91B4F" wp14:editId="459EE243">
            <wp:extent cx="2926080" cy="17556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2945A183" wp14:editId="2159BCB5">
            <wp:extent cx="2926080" cy="175564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4AF3DAEA" wp14:editId="6AFF2383">
            <wp:extent cx="2926080" cy="175564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00FF8F9A" wp14:editId="58BCC9C2">
            <wp:extent cx="2926080" cy="175564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6080" cy="1755648"/>
                    </a:xfrm>
                    <a:prstGeom prst="rect">
                      <a:avLst/>
                    </a:prstGeom>
                  </pic:spPr>
                </pic:pic>
              </a:graphicData>
            </a:graphic>
          </wp:inline>
        </w:drawing>
      </w:r>
    </w:p>
    <w:p w14:paraId="236C1DD0" w14:textId="31C2C9D9" w:rsidR="00D400E9" w:rsidRDefault="00D32827" w:rsidP="00D32827">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.5. Lake Powell and Lake Mead elevation and total system shortages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40EF88BE" w14:textId="618B22CC" w:rsidR="00D32827" w:rsidRDefault="00D32827" w:rsidP="00076C96">
      <w:pPr>
        <w:spacing w:after="120" w:line="240" w:lineRule="auto"/>
        <w:ind w:left="450" w:hanging="450"/>
        <w:jc w:val="center"/>
        <w:rPr>
          <w:rFonts w:ascii="Times New Roman" w:eastAsia="Times New Roman" w:hAnsi="Times New Roman" w:cs="Times New Roman"/>
          <w:color w:val="000000"/>
        </w:rPr>
      </w:pPr>
    </w:p>
    <w:p w14:paraId="7F33A029" w14:textId="20318C39" w:rsidR="00325768" w:rsidRDefault="00C42BA5" w:rsidP="00C42BA5">
      <w:pPr>
        <w:spacing w:after="120" w:line="240" w:lineRule="auto"/>
        <w:jc w:val="center"/>
        <w:rPr>
          <w:rFonts w:ascii="Times New Roman" w:eastAsia="Times New Roman" w:hAnsi="Times New Roman" w:cs="Times New Roman"/>
          <w:color w:val="000000"/>
        </w:rPr>
      </w:pPr>
      <w:r w:rsidRPr="00C42BA5">
        <w:rPr>
          <w:rFonts w:ascii="Times New Roman" w:eastAsia="Times New Roman" w:hAnsi="Times New Roman" w:cs="Times New Roman"/>
          <w:noProof/>
          <w:color w:val="000000"/>
        </w:rPr>
        <w:drawing>
          <wp:inline distT="0" distB="0" distL="0" distR="0" wp14:anchorId="3914B64C" wp14:editId="3E97C312">
            <wp:extent cx="4572000"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000" cy="3429000"/>
                    </a:xfrm>
                    <a:prstGeom prst="rect">
                      <a:avLst/>
                    </a:prstGeom>
                  </pic:spPr>
                </pic:pic>
              </a:graphicData>
            </a:graphic>
          </wp:inline>
        </w:drawing>
      </w:r>
    </w:p>
    <w:p w14:paraId="3369B2D8" w14:textId="149CEEDA" w:rsidR="00D32827" w:rsidRPr="003F6374" w:rsidRDefault="00D32827" w:rsidP="00D32827">
      <w:pPr>
        <w:spacing w:before="240"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.6. Depletion trade-offs between UB and LB and Mexico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16045DD9" w14:textId="77777777" w:rsidR="00D32827" w:rsidRDefault="00D32827" w:rsidP="00076C96">
      <w:pPr>
        <w:spacing w:after="120" w:line="240" w:lineRule="auto"/>
        <w:ind w:left="450" w:hanging="450"/>
        <w:jc w:val="center"/>
        <w:rPr>
          <w:rFonts w:ascii="Times New Roman" w:eastAsia="Times New Roman" w:hAnsi="Times New Roman" w:cs="Times New Roman"/>
          <w:color w:val="000000"/>
        </w:rPr>
      </w:pPr>
    </w:p>
    <w:sectPr w:rsidR="00D328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id" w:date="2021-09-11T09:49:00Z" w:initials="d">
    <w:p w14:paraId="6AC5A921" w14:textId="50784ABB" w:rsidR="00C20D67" w:rsidRDefault="00C20D67">
      <w:pPr>
        <w:pStyle w:val="CommentText"/>
      </w:pPr>
      <w:r>
        <w:rPr>
          <w:rStyle w:val="CommentReference"/>
        </w:rPr>
        <w:annotationRef/>
      </w:r>
      <w:r>
        <w:t>Change to solid and dashed 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C5A9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C5A921" w16cid:durableId="24E6FA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Arial"/>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3BEC"/>
    <w:multiLevelType w:val="multilevel"/>
    <w:tmpl w:val="04462B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D2716"/>
    <w:multiLevelType w:val="multilevel"/>
    <w:tmpl w:val="7AF68B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2B5"/>
    <w:multiLevelType w:val="multilevel"/>
    <w:tmpl w:val="02CA3A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63938"/>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B1529"/>
    <w:multiLevelType w:val="multilevel"/>
    <w:tmpl w:val="F060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532CC"/>
    <w:multiLevelType w:val="hybridMultilevel"/>
    <w:tmpl w:val="A8E4A3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E249C"/>
    <w:multiLevelType w:val="multilevel"/>
    <w:tmpl w:val="52B442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E26EB"/>
    <w:multiLevelType w:val="multilevel"/>
    <w:tmpl w:val="675C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40161"/>
    <w:multiLevelType w:val="multilevel"/>
    <w:tmpl w:val="275A25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20357"/>
    <w:multiLevelType w:val="multilevel"/>
    <w:tmpl w:val="82B02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3A17E1"/>
    <w:multiLevelType w:val="multilevel"/>
    <w:tmpl w:val="767E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A7BCF"/>
    <w:multiLevelType w:val="hybridMultilevel"/>
    <w:tmpl w:val="3374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065C6"/>
    <w:multiLevelType w:val="multilevel"/>
    <w:tmpl w:val="70A86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7E3787"/>
    <w:multiLevelType w:val="multilevel"/>
    <w:tmpl w:val="F83E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361DF"/>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1433B"/>
    <w:multiLevelType w:val="hybridMultilevel"/>
    <w:tmpl w:val="C638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C4513"/>
    <w:multiLevelType w:val="hybridMultilevel"/>
    <w:tmpl w:val="BF90A9CE"/>
    <w:lvl w:ilvl="0" w:tplc="059C9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A1B0F"/>
    <w:multiLevelType w:val="multilevel"/>
    <w:tmpl w:val="67D6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01E3F"/>
    <w:multiLevelType w:val="multilevel"/>
    <w:tmpl w:val="0D946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6B16E0"/>
    <w:multiLevelType w:val="multilevel"/>
    <w:tmpl w:val="6F80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424F4"/>
    <w:multiLevelType w:val="multilevel"/>
    <w:tmpl w:val="B31CB6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2A6EB0"/>
    <w:multiLevelType w:val="multilevel"/>
    <w:tmpl w:val="30EE75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4221FA"/>
    <w:multiLevelType w:val="multilevel"/>
    <w:tmpl w:val="369E9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20"/>
    <w:lvlOverride w:ilvl="0">
      <w:lvl w:ilvl="0">
        <w:numFmt w:val="decimal"/>
        <w:lvlText w:val="%1."/>
        <w:lvlJc w:val="left"/>
      </w:lvl>
    </w:lvlOverride>
  </w:num>
  <w:num w:numId="4">
    <w:abstractNumId w:val="18"/>
    <w:lvlOverride w:ilvl="0">
      <w:lvl w:ilvl="0">
        <w:numFmt w:val="decimal"/>
        <w:lvlText w:val="%1."/>
        <w:lvlJc w:val="left"/>
      </w:lvl>
    </w:lvlOverride>
  </w:num>
  <w:num w:numId="5">
    <w:abstractNumId w:val="4"/>
  </w:num>
  <w:num w:numId="6">
    <w:abstractNumId w:val="12"/>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num>
  <w:num w:numId="11">
    <w:abstractNumId w:val="14"/>
  </w:num>
  <w:num w:numId="12">
    <w:abstractNumId w:val="9"/>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6"/>
  </w:num>
  <w:num w:numId="15">
    <w:abstractNumId w:val="10"/>
    <w:lvlOverride w:ilvl="0">
      <w:lvl w:ilvl="0">
        <w:numFmt w:val="lowerLetter"/>
        <w:lvlText w:val="%1."/>
        <w:lvlJc w:val="left"/>
      </w:lvl>
    </w:lvlOverride>
  </w:num>
  <w:num w:numId="16">
    <w:abstractNumId w:val="22"/>
    <w:lvlOverride w:ilvl="0">
      <w:lvl w:ilvl="0">
        <w:numFmt w:val="lowerLetter"/>
        <w:lvlText w:val="%1."/>
        <w:lvlJc w:val="left"/>
      </w:lvl>
    </w:lvlOverride>
  </w:num>
  <w:num w:numId="17">
    <w:abstractNumId w:val="3"/>
  </w:num>
  <w:num w:numId="18">
    <w:abstractNumId w:val="19"/>
  </w:num>
  <w:num w:numId="19">
    <w:abstractNumId w:val="5"/>
  </w:num>
  <w:num w:numId="20">
    <w:abstractNumId w:val="11"/>
  </w:num>
  <w:num w:numId="21">
    <w:abstractNumId w:val="15"/>
  </w:num>
  <w:num w:numId="22">
    <w:abstractNumId w:val="21"/>
  </w:num>
  <w:num w:numId="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w15:presenceInfo w15:providerId="Windows Live" w15:userId="033c274b6941e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37D"/>
    <w:rsid w:val="00000407"/>
    <w:rsid w:val="0001094D"/>
    <w:rsid w:val="00016C9B"/>
    <w:rsid w:val="000219C1"/>
    <w:rsid w:val="00021ACB"/>
    <w:rsid w:val="00022D5A"/>
    <w:rsid w:val="00023175"/>
    <w:rsid w:val="00025355"/>
    <w:rsid w:val="00025623"/>
    <w:rsid w:val="0003368E"/>
    <w:rsid w:val="000430C1"/>
    <w:rsid w:val="00044B77"/>
    <w:rsid w:val="0004712E"/>
    <w:rsid w:val="000475F7"/>
    <w:rsid w:val="00053E4D"/>
    <w:rsid w:val="00054035"/>
    <w:rsid w:val="000615D0"/>
    <w:rsid w:val="00071FB8"/>
    <w:rsid w:val="0007293B"/>
    <w:rsid w:val="00076C96"/>
    <w:rsid w:val="00077678"/>
    <w:rsid w:val="00080CC5"/>
    <w:rsid w:val="00080E2F"/>
    <w:rsid w:val="0008287F"/>
    <w:rsid w:val="00082E0A"/>
    <w:rsid w:val="000850B8"/>
    <w:rsid w:val="000857C8"/>
    <w:rsid w:val="00085EBD"/>
    <w:rsid w:val="000915B2"/>
    <w:rsid w:val="00096270"/>
    <w:rsid w:val="000966D4"/>
    <w:rsid w:val="00096C9C"/>
    <w:rsid w:val="000A26BD"/>
    <w:rsid w:val="000A4EB1"/>
    <w:rsid w:val="000B4273"/>
    <w:rsid w:val="000C23A1"/>
    <w:rsid w:val="000C3703"/>
    <w:rsid w:val="000D3845"/>
    <w:rsid w:val="000D45C5"/>
    <w:rsid w:val="000E39AE"/>
    <w:rsid w:val="000E55C1"/>
    <w:rsid w:val="000E6144"/>
    <w:rsid w:val="000F1092"/>
    <w:rsid w:val="000F16FF"/>
    <w:rsid w:val="000F17E4"/>
    <w:rsid w:val="000F4001"/>
    <w:rsid w:val="000F46D2"/>
    <w:rsid w:val="000F622A"/>
    <w:rsid w:val="000F63D7"/>
    <w:rsid w:val="000F684B"/>
    <w:rsid w:val="000F7E8C"/>
    <w:rsid w:val="00104F20"/>
    <w:rsid w:val="0010616D"/>
    <w:rsid w:val="00107919"/>
    <w:rsid w:val="001106FA"/>
    <w:rsid w:val="00117AB4"/>
    <w:rsid w:val="00123063"/>
    <w:rsid w:val="00124643"/>
    <w:rsid w:val="00124A0D"/>
    <w:rsid w:val="00130F3C"/>
    <w:rsid w:val="00131749"/>
    <w:rsid w:val="00131D1F"/>
    <w:rsid w:val="00133846"/>
    <w:rsid w:val="00133E73"/>
    <w:rsid w:val="00134C68"/>
    <w:rsid w:val="0013583A"/>
    <w:rsid w:val="00142250"/>
    <w:rsid w:val="00146FA7"/>
    <w:rsid w:val="00147064"/>
    <w:rsid w:val="001575EF"/>
    <w:rsid w:val="001602B8"/>
    <w:rsid w:val="00160BEC"/>
    <w:rsid w:val="00163093"/>
    <w:rsid w:val="00164E9B"/>
    <w:rsid w:val="0016607E"/>
    <w:rsid w:val="001702D3"/>
    <w:rsid w:val="001825E0"/>
    <w:rsid w:val="00182EC2"/>
    <w:rsid w:val="00185496"/>
    <w:rsid w:val="00191438"/>
    <w:rsid w:val="00191877"/>
    <w:rsid w:val="001936BA"/>
    <w:rsid w:val="001A300A"/>
    <w:rsid w:val="001A7807"/>
    <w:rsid w:val="001B2E96"/>
    <w:rsid w:val="001B3930"/>
    <w:rsid w:val="001C11F9"/>
    <w:rsid w:val="001C1B61"/>
    <w:rsid w:val="001C1FFB"/>
    <w:rsid w:val="001C4DF0"/>
    <w:rsid w:val="001C7378"/>
    <w:rsid w:val="001D0847"/>
    <w:rsid w:val="001D3188"/>
    <w:rsid w:val="001D6E12"/>
    <w:rsid w:val="001D74FA"/>
    <w:rsid w:val="001E1D4C"/>
    <w:rsid w:val="001E351B"/>
    <w:rsid w:val="001E4113"/>
    <w:rsid w:val="001E5CED"/>
    <w:rsid w:val="001E5ECC"/>
    <w:rsid w:val="001E6BC2"/>
    <w:rsid w:val="001F02DA"/>
    <w:rsid w:val="001F0729"/>
    <w:rsid w:val="001F0B87"/>
    <w:rsid w:val="001F75C2"/>
    <w:rsid w:val="001F77ED"/>
    <w:rsid w:val="00200CD4"/>
    <w:rsid w:val="00203C5E"/>
    <w:rsid w:val="00204390"/>
    <w:rsid w:val="00206ADC"/>
    <w:rsid w:val="0021621F"/>
    <w:rsid w:val="00221A80"/>
    <w:rsid w:val="00222B61"/>
    <w:rsid w:val="00226420"/>
    <w:rsid w:val="00230564"/>
    <w:rsid w:val="0023102E"/>
    <w:rsid w:val="00232083"/>
    <w:rsid w:val="00232302"/>
    <w:rsid w:val="002360DF"/>
    <w:rsid w:val="0025263D"/>
    <w:rsid w:val="0025478E"/>
    <w:rsid w:val="00262A27"/>
    <w:rsid w:val="0026669A"/>
    <w:rsid w:val="00285120"/>
    <w:rsid w:val="0028671B"/>
    <w:rsid w:val="00286DA6"/>
    <w:rsid w:val="00293A8A"/>
    <w:rsid w:val="002A2D66"/>
    <w:rsid w:val="002A4817"/>
    <w:rsid w:val="002A6E46"/>
    <w:rsid w:val="002B21A9"/>
    <w:rsid w:val="002B2203"/>
    <w:rsid w:val="002B5E1A"/>
    <w:rsid w:val="002C00FA"/>
    <w:rsid w:val="002C3A5A"/>
    <w:rsid w:val="002C7BAA"/>
    <w:rsid w:val="002C7D49"/>
    <w:rsid w:val="002E0C25"/>
    <w:rsid w:val="002E40F9"/>
    <w:rsid w:val="002F0329"/>
    <w:rsid w:val="002F31CD"/>
    <w:rsid w:val="002F632D"/>
    <w:rsid w:val="00303E28"/>
    <w:rsid w:val="0031166D"/>
    <w:rsid w:val="00315D6B"/>
    <w:rsid w:val="00315F6B"/>
    <w:rsid w:val="003167A9"/>
    <w:rsid w:val="003217D6"/>
    <w:rsid w:val="00325768"/>
    <w:rsid w:val="003424EB"/>
    <w:rsid w:val="00343315"/>
    <w:rsid w:val="003671D1"/>
    <w:rsid w:val="00376484"/>
    <w:rsid w:val="003778B2"/>
    <w:rsid w:val="00385378"/>
    <w:rsid w:val="00391A51"/>
    <w:rsid w:val="00395D18"/>
    <w:rsid w:val="003B0D5D"/>
    <w:rsid w:val="003B538F"/>
    <w:rsid w:val="003C340C"/>
    <w:rsid w:val="003C496E"/>
    <w:rsid w:val="003D32E3"/>
    <w:rsid w:val="003D3F52"/>
    <w:rsid w:val="003E0104"/>
    <w:rsid w:val="003E4D66"/>
    <w:rsid w:val="003F5CC8"/>
    <w:rsid w:val="003F6374"/>
    <w:rsid w:val="00403998"/>
    <w:rsid w:val="00405BF1"/>
    <w:rsid w:val="00417BE5"/>
    <w:rsid w:val="00422E1E"/>
    <w:rsid w:val="00424C8B"/>
    <w:rsid w:val="004250EC"/>
    <w:rsid w:val="004355C6"/>
    <w:rsid w:val="004356DD"/>
    <w:rsid w:val="004359F4"/>
    <w:rsid w:val="0044190F"/>
    <w:rsid w:val="00443E2B"/>
    <w:rsid w:val="004455C8"/>
    <w:rsid w:val="00447E55"/>
    <w:rsid w:val="00451057"/>
    <w:rsid w:val="0045329A"/>
    <w:rsid w:val="00456F31"/>
    <w:rsid w:val="00457DD8"/>
    <w:rsid w:val="00460B22"/>
    <w:rsid w:val="00467F32"/>
    <w:rsid w:val="004729E3"/>
    <w:rsid w:val="0047572C"/>
    <w:rsid w:val="00476472"/>
    <w:rsid w:val="00476AB0"/>
    <w:rsid w:val="00486920"/>
    <w:rsid w:val="00487D01"/>
    <w:rsid w:val="0049049A"/>
    <w:rsid w:val="004925EF"/>
    <w:rsid w:val="004972C6"/>
    <w:rsid w:val="004A4D8C"/>
    <w:rsid w:val="004A7DE5"/>
    <w:rsid w:val="004B1147"/>
    <w:rsid w:val="004B1FFE"/>
    <w:rsid w:val="004B2D59"/>
    <w:rsid w:val="004B572C"/>
    <w:rsid w:val="004B729A"/>
    <w:rsid w:val="004B7CA3"/>
    <w:rsid w:val="004D7925"/>
    <w:rsid w:val="004E6A7F"/>
    <w:rsid w:val="004E7311"/>
    <w:rsid w:val="004F275E"/>
    <w:rsid w:val="004F31E4"/>
    <w:rsid w:val="004F3B6E"/>
    <w:rsid w:val="004F4008"/>
    <w:rsid w:val="004F58CA"/>
    <w:rsid w:val="004F5EA4"/>
    <w:rsid w:val="004F7F8F"/>
    <w:rsid w:val="00501EC1"/>
    <w:rsid w:val="00503846"/>
    <w:rsid w:val="00503AFC"/>
    <w:rsid w:val="00503B4C"/>
    <w:rsid w:val="00511CA6"/>
    <w:rsid w:val="005146A7"/>
    <w:rsid w:val="00520697"/>
    <w:rsid w:val="00520EC8"/>
    <w:rsid w:val="00525807"/>
    <w:rsid w:val="00527DEC"/>
    <w:rsid w:val="00545FA6"/>
    <w:rsid w:val="0054747A"/>
    <w:rsid w:val="0055057A"/>
    <w:rsid w:val="005518BF"/>
    <w:rsid w:val="00553C6F"/>
    <w:rsid w:val="0055469D"/>
    <w:rsid w:val="005547C0"/>
    <w:rsid w:val="00554E02"/>
    <w:rsid w:val="0056197D"/>
    <w:rsid w:val="0056769F"/>
    <w:rsid w:val="00570B86"/>
    <w:rsid w:val="005721AD"/>
    <w:rsid w:val="005734E9"/>
    <w:rsid w:val="00576B55"/>
    <w:rsid w:val="0058286C"/>
    <w:rsid w:val="00585883"/>
    <w:rsid w:val="005867E2"/>
    <w:rsid w:val="00586D60"/>
    <w:rsid w:val="00587BDF"/>
    <w:rsid w:val="0059237F"/>
    <w:rsid w:val="0059643E"/>
    <w:rsid w:val="005A0E9A"/>
    <w:rsid w:val="005A199E"/>
    <w:rsid w:val="005A50AF"/>
    <w:rsid w:val="005A6F6C"/>
    <w:rsid w:val="005B28A9"/>
    <w:rsid w:val="005C45C5"/>
    <w:rsid w:val="005C60C4"/>
    <w:rsid w:val="005C60E7"/>
    <w:rsid w:val="005C7B7C"/>
    <w:rsid w:val="005D266D"/>
    <w:rsid w:val="005E49B2"/>
    <w:rsid w:val="00606448"/>
    <w:rsid w:val="00607F80"/>
    <w:rsid w:val="00610B50"/>
    <w:rsid w:val="00612484"/>
    <w:rsid w:val="006202FE"/>
    <w:rsid w:val="006261B9"/>
    <w:rsid w:val="006320EF"/>
    <w:rsid w:val="00633642"/>
    <w:rsid w:val="006338DF"/>
    <w:rsid w:val="00637B74"/>
    <w:rsid w:val="00646185"/>
    <w:rsid w:val="00654824"/>
    <w:rsid w:val="006613C2"/>
    <w:rsid w:val="00661CC1"/>
    <w:rsid w:val="00673619"/>
    <w:rsid w:val="006753A5"/>
    <w:rsid w:val="00677F43"/>
    <w:rsid w:val="00685605"/>
    <w:rsid w:val="00694DB2"/>
    <w:rsid w:val="0069535A"/>
    <w:rsid w:val="00695AE5"/>
    <w:rsid w:val="006A1DCD"/>
    <w:rsid w:val="006A4E8C"/>
    <w:rsid w:val="006A622D"/>
    <w:rsid w:val="006B0C10"/>
    <w:rsid w:val="006C1901"/>
    <w:rsid w:val="006C2C56"/>
    <w:rsid w:val="006C6EB4"/>
    <w:rsid w:val="006D0EC2"/>
    <w:rsid w:val="006D15FE"/>
    <w:rsid w:val="006D25AB"/>
    <w:rsid w:val="006D46B4"/>
    <w:rsid w:val="006E384C"/>
    <w:rsid w:val="006E5467"/>
    <w:rsid w:val="006F0F75"/>
    <w:rsid w:val="006F2ADA"/>
    <w:rsid w:val="006F4B6F"/>
    <w:rsid w:val="006F6F9C"/>
    <w:rsid w:val="00701F42"/>
    <w:rsid w:val="00702D14"/>
    <w:rsid w:val="007109D1"/>
    <w:rsid w:val="00726A16"/>
    <w:rsid w:val="0073039B"/>
    <w:rsid w:val="00732D40"/>
    <w:rsid w:val="00734240"/>
    <w:rsid w:val="0073749B"/>
    <w:rsid w:val="00741049"/>
    <w:rsid w:val="00756026"/>
    <w:rsid w:val="00761341"/>
    <w:rsid w:val="00761582"/>
    <w:rsid w:val="00764FA6"/>
    <w:rsid w:val="00765840"/>
    <w:rsid w:val="00796DB7"/>
    <w:rsid w:val="007A6D31"/>
    <w:rsid w:val="007A7C48"/>
    <w:rsid w:val="007B0957"/>
    <w:rsid w:val="007C17AB"/>
    <w:rsid w:val="007C20AE"/>
    <w:rsid w:val="007C34F0"/>
    <w:rsid w:val="007C66B1"/>
    <w:rsid w:val="007D1928"/>
    <w:rsid w:val="007D2A8D"/>
    <w:rsid w:val="007D2F93"/>
    <w:rsid w:val="007D4E49"/>
    <w:rsid w:val="007D5E12"/>
    <w:rsid w:val="007E1411"/>
    <w:rsid w:val="007E1DE0"/>
    <w:rsid w:val="007E450B"/>
    <w:rsid w:val="007E515A"/>
    <w:rsid w:val="007E5C88"/>
    <w:rsid w:val="007F7702"/>
    <w:rsid w:val="00816875"/>
    <w:rsid w:val="0082072A"/>
    <w:rsid w:val="0082085D"/>
    <w:rsid w:val="00821353"/>
    <w:rsid w:val="00821B31"/>
    <w:rsid w:val="00823846"/>
    <w:rsid w:val="0082459F"/>
    <w:rsid w:val="00827707"/>
    <w:rsid w:val="00832E67"/>
    <w:rsid w:val="008455E0"/>
    <w:rsid w:val="008506E3"/>
    <w:rsid w:val="008545F3"/>
    <w:rsid w:val="00855628"/>
    <w:rsid w:val="00860CD7"/>
    <w:rsid w:val="00861241"/>
    <w:rsid w:val="00866EED"/>
    <w:rsid w:val="00866EF6"/>
    <w:rsid w:val="00870FD8"/>
    <w:rsid w:val="00873D0A"/>
    <w:rsid w:val="00873EB8"/>
    <w:rsid w:val="00881586"/>
    <w:rsid w:val="00885AB4"/>
    <w:rsid w:val="00890ECD"/>
    <w:rsid w:val="00895EED"/>
    <w:rsid w:val="008A2886"/>
    <w:rsid w:val="008A4CE7"/>
    <w:rsid w:val="008B3C02"/>
    <w:rsid w:val="008B6000"/>
    <w:rsid w:val="008C00F2"/>
    <w:rsid w:val="008C0724"/>
    <w:rsid w:val="008C1883"/>
    <w:rsid w:val="008C1BC0"/>
    <w:rsid w:val="008D6728"/>
    <w:rsid w:val="008E5155"/>
    <w:rsid w:val="008F3978"/>
    <w:rsid w:val="00905DDC"/>
    <w:rsid w:val="00905FE0"/>
    <w:rsid w:val="00907801"/>
    <w:rsid w:val="009079A5"/>
    <w:rsid w:val="0091340C"/>
    <w:rsid w:val="00915C0F"/>
    <w:rsid w:val="00916ECF"/>
    <w:rsid w:val="009237DA"/>
    <w:rsid w:val="00924310"/>
    <w:rsid w:val="009263D4"/>
    <w:rsid w:val="0093455A"/>
    <w:rsid w:val="00934946"/>
    <w:rsid w:val="00937442"/>
    <w:rsid w:val="00937B0E"/>
    <w:rsid w:val="009518CE"/>
    <w:rsid w:val="00953A11"/>
    <w:rsid w:val="00955B70"/>
    <w:rsid w:val="00955D5B"/>
    <w:rsid w:val="009574A8"/>
    <w:rsid w:val="00960226"/>
    <w:rsid w:val="009614A5"/>
    <w:rsid w:val="0096187C"/>
    <w:rsid w:val="0096437D"/>
    <w:rsid w:val="00966E25"/>
    <w:rsid w:val="0097016C"/>
    <w:rsid w:val="009725DE"/>
    <w:rsid w:val="00974B7B"/>
    <w:rsid w:val="00977641"/>
    <w:rsid w:val="00980293"/>
    <w:rsid w:val="00993304"/>
    <w:rsid w:val="0099498D"/>
    <w:rsid w:val="00997AF2"/>
    <w:rsid w:val="009A2E3B"/>
    <w:rsid w:val="009A4AA7"/>
    <w:rsid w:val="009B5B4F"/>
    <w:rsid w:val="009C75F3"/>
    <w:rsid w:val="009E0940"/>
    <w:rsid w:val="009E3D3D"/>
    <w:rsid w:val="009E53C4"/>
    <w:rsid w:val="009E7D22"/>
    <w:rsid w:val="009F09D7"/>
    <w:rsid w:val="009F1751"/>
    <w:rsid w:val="009F4059"/>
    <w:rsid w:val="009F7C2A"/>
    <w:rsid w:val="00A01513"/>
    <w:rsid w:val="00A04100"/>
    <w:rsid w:val="00A11F19"/>
    <w:rsid w:val="00A12512"/>
    <w:rsid w:val="00A14BA8"/>
    <w:rsid w:val="00A21BD8"/>
    <w:rsid w:val="00A245B3"/>
    <w:rsid w:val="00A25C86"/>
    <w:rsid w:val="00A2751F"/>
    <w:rsid w:val="00A32448"/>
    <w:rsid w:val="00A35B94"/>
    <w:rsid w:val="00A40CBA"/>
    <w:rsid w:val="00A410FA"/>
    <w:rsid w:val="00A4160F"/>
    <w:rsid w:val="00A46647"/>
    <w:rsid w:val="00A5223D"/>
    <w:rsid w:val="00A56E11"/>
    <w:rsid w:val="00A61171"/>
    <w:rsid w:val="00A7263F"/>
    <w:rsid w:val="00A73127"/>
    <w:rsid w:val="00A770AF"/>
    <w:rsid w:val="00A807B6"/>
    <w:rsid w:val="00A81B12"/>
    <w:rsid w:val="00A84181"/>
    <w:rsid w:val="00A940B3"/>
    <w:rsid w:val="00A95E6C"/>
    <w:rsid w:val="00A963AD"/>
    <w:rsid w:val="00A96AEE"/>
    <w:rsid w:val="00A96B37"/>
    <w:rsid w:val="00A96C8A"/>
    <w:rsid w:val="00A9779E"/>
    <w:rsid w:val="00AA4257"/>
    <w:rsid w:val="00AA4DB2"/>
    <w:rsid w:val="00AA517C"/>
    <w:rsid w:val="00AA625F"/>
    <w:rsid w:val="00AB3279"/>
    <w:rsid w:val="00AB5E6B"/>
    <w:rsid w:val="00AC1F35"/>
    <w:rsid w:val="00AC2A2B"/>
    <w:rsid w:val="00AD3158"/>
    <w:rsid w:val="00AD4480"/>
    <w:rsid w:val="00AD499A"/>
    <w:rsid w:val="00AD569A"/>
    <w:rsid w:val="00AE61C3"/>
    <w:rsid w:val="00B01FB8"/>
    <w:rsid w:val="00B02FD5"/>
    <w:rsid w:val="00B03CDB"/>
    <w:rsid w:val="00B0472F"/>
    <w:rsid w:val="00B063E6"/>
    <w:rsid w:val="00B06AE0"/>
    <w:rsid w:val="00B06AEC"/>
    <w:rsid w:val="00B13141"/>
    <w:rsid w:val="00B1525E"/>
    <w:rsid w:val="00B2394B"/>
    <w:rsid w:val="00B4637D"/>
    <w:rsid w:val="00B46983"/>
    <w:rsid w:val="00B4759F"/>
    <w:rsid w:val="00B512EF"/>
    <w:rsid w:val="00B5268E"/>
    <w:rsid w:val="00B52F79"/>
    <w:rsid w:val="00B53F0B"/>
    <w:rsid w:val="00B54401"/>
    <w:rsid w:val="00B54C3B"/>
    <w:rsid w:val="00B5699A"/>
    <w:rsid w:val="00B640E6"/>
    <w:rsid w:val="00B718D7"/>
    <w:rsid w:val="00B72BAB"/>
    <w:rsid w:val="00B735FF"/>
    <w:rsid w:val="00B75839"/>
    <w:rsid w:val="00B75ED7"/>
    <w:rsid w:val="00B7732A"/>
    <w:rsid w:val="00B90950"/>
    <w:rsid w:val="00B90A03"/>
    <w:rsid w:val="00B953E9"/>
    <w:rsid w:val="00B969F7"/>
    <w:rsid w:val="00B97106"/>
    <w:rsid w:val="00BA146D"/>
    <w:rsid w:val="00BA1B56"/>
    <w:rsid w:val="00BA33A8"/>
    <w:rsid w:val="00BB0543"/>
    <w:rsid w:val="00BB4662"/>
    <w:rsid w:val="00BC0044"/>
    <w:rsid w:val="00BC01EA"/>
    <w:rsid w:val="00BC4D31"/>
    <w:rsid w:val="00BD3C78"/>
    <w:rsid w:val="00BD40B1"/>
    <w:rsid w:val="00BE02DE"/>
    <w:rsid w:val="00BF3A91"/>
    <w:rsid w:val="00C009E3"/>
    <w:rsid w:val="00C05207"/>
    <w:rsid w:val="00C1473B"/>
    <w:rsid w:val="00C15D84"/>
    <w:rsid w:val="00C179F0"/>
    <w:rsid w:val="00C20D67"/>
    <w:rsid w:val="00C30B69"/>
    <w:rsid w:val="00C33034"/>
    <w:rsid w:val="00C336D3"/>
    <w:rsid w:val="00C36CB1"/>
    <w:rsid w:val="00C42BA5"/>
    <w:rsid w:val="00C60EB9"/>
    <w:rsid w:val="00C62B90"/>
    <w:rsid w:val="00C630B2"/>
    <w:rsid w:val="00C63306"/>
    <w:rsid w:val="00C704B1"/>
    <w:rsid w:val="00C70521"/>
    <w:rsid w:val="00C717DE"/>
    <w:rsid w:val="00C71E0B"/>
    <w:rsid w:val="00C7303A"/>
    <w:rsid w:val="00C73F1A"/>
    <w:rsid w:val="00C77BB0"/>
    <w:rsid w:val="00C82698"/>
    <w:rsid w:val="00C82C0B"/>
    <w:rsid w:val="00C840DA"/>
    <w:rsid w:val="00C96B24"/>
    <w:rsid w:val="00CB2CC9"/>
    <w:rsid w:val="00CB68D2"/>
    <w:rsid w:val="00CB6BCA"/>
    <w:rsid w:val="00CC106D"/>
    <w:rsid w:val="00CC1860"/>
    <w:rsid w:val="00CC48DC"/>
    <w:rsid w:val="00CE56FD"/>
    <w:rsid w:val="00CF07AA"/>
    <w:rsid w:val="00CF3A96"/>
    <w:rsid w:val="00CF74EB"/>
    <w:rsid w:val="00D00E5E"/>
    <w:rsid w:val="00D06A96"/>
    <w:rsid w:val="00D07767"/>
    <w:rsid w:val="00D107F5"/>
    <w:rsid w:val="00D244ED"/>
    <w:rsid w:val="00D275E6"/>
    <w:rsid w:val="00D32827"/>
    <w:rsid w:val="00D35418"/>
    <w:rsid w:val="00D356B9"/>
    <w:rsid w:val="00D400E9"/>
    <w:rsid w:val="00D420F0"/>
    <w:rsid w:val="00D46E46"/>
    <w:rsid w:val="00D51648"/>
    <w:rsid w:val="00D54F35"/>
    <w:rsid w:val="00D56EA5"/>
    <w:rsid w:val="00D572BC"/>
    <w:rsid w:val="00D67068"/>
    <w:rsid w:val="00D7178D"/>
    <w:rsid w:val="00D72A49"/>
    <w:rsid w:val="00D74CEA"/>
    <w:rsid w:val="00D74DB3"/>
    <w:rsid w:val="00D76D49"/>
    <w:rsid w:val="00D80C8C"/>
    <w:rsid w:val="00D82E75"/>
    <w:rsid w:val="00D90341"/>
    <w:rsid w:val="00D9276F"/>
    <w:rsid w:val="00D93C6A"/>
    <w:rsid w:val="00D97A23"/>
    <w:rsid w:val="00DB062D"/>
    <w:rsid w:val="00DB07D1"/>
    <w:rsid w:val="00DC129A"/>
    <w:rsid w:val="00DC17C5"/>
    <w:rsid w:val="00DC5A38"/>
    <w:rsid w:val="00DD2DA9"/>
    <w:rsid w:val="00DE148B"/>
    <w:rsid w:val="00DE2241"/>
    <w:rsid w:val="00DE7847"/>
    <w:rsid w:val="00DF0E50"/>
    <w:rsid w:val="00DF3810"/>
    <w:rsid w:val="00DF3FBC"/>
    <w:rsid w:val="00E10C3D"/>
    <w:rsid w:val="00E220E2"/>
    <w:rsid w:val="00E32B6B"/>
    <w:rsid w:val="00E334EA"/>
    <w:rsid w:val="00E3432E"/>
    <w:rsid w:val="00E343C3"/>
    <w:rsid w:val="00E3481C"/>
    <w:rsid w:val="00E35E4D"/>
    <w:rsid w:val="00E41152"/>
    <w:rsid w:val="00E45FC9"/>
    <w:rsid w:val="00E50076"/>
    <w:rsid w:val="00E5123E"/>
    <w:rsid w:val="00E51251"/>
    <w:rsid w:val="00E51CC6"/>
    <w:rsid w:val="00E553E9"/>
    <w:rsid w:val="00E55DA7"/>
    <w:rsid w:val="00E63CE8"/>
    <w:rsid w:val="00E72078"/>
    <w:rsid w:val="00E849A4"/>
    <w:rsid w:val="00E84FFD"/>
    <w:rsid w:val="00E85D0C"/>
    <w:rsid w:val="00E86D49"/>
    <w:rsid w:val="00E949BB"/>
    <w:rsid w:val="00E964E7"/>
    <w:rsid w:val="00EA03A6"/>
    <w:rsid w:val="00EA2465"/>
    <w:rsid w:val="00EA2A9E"/>
    <w:rsid w:val="00EA5D5A"/>
    <w:rsid w:val="00EC11FE"/>
    <w:rsid w:val="00EC3733"/>
    <w:rsid w:val="00EC3F13"/>
    <w:rsid w:val="00EC58D8"/>
    <w:rsid w:val="00EC7002"/>
    <w:rsid w:val="00ED0202"/>
    <w:rsid w:val="00ED39EE"/>
    <w:rsid w:val="00ED5680"/>
    <w:rsid w:val="00ED6801"/>
    <w:rsid w:val="00ED7611"/>
    <w:rsid w:val="00ED79ED"/>
    <w:rsid w:val="00EE07AE"/>
    <w:rsid w:val="00EE4877"/>
    <w:rsid w:val="00EE7692"/>
    <w:rsid w:val="00EF5977"/>
    <w:rsid w:val="00EF6306"/>
    <w:rsid w:val="00EF7657"/>
    <w:rsid w:val="00F0503A"/>
    <w:rsid w:val="00F06203"/>
    <w:rsid w:val="00F111A9"/>
    <w:rsid w:val="00F15DA3"/>
    <w:rsid w:val="00F172C9"/>
    <w:rsid w:val="00F173D2"/>
    <w:rsid w:val="00F23729"/>
    <w:rsid w:val="00F416C5"/>
    <w:rsid w:val="00F64451"/>
    <w:rsid w:val="00F64DA1"/>
    <w:rsid w:val="00F70DF8"/>
    <w:rsid w:val="00F73D9D"/>
    <w:rsid w:val="00F76462"/>
    <w:rsid w:val="00F771C4"/>
    <w:rsid w:val="00F77DCD"/>
    <w:rsid w:val="00F956C1"/>
    <w:rsid w:val="00F96763"/>
    <w:rsid w:val="00F97EC1"/>
    <w:rsid w:val="00FA0C93"/>
    <w:rsid w:val="00FA22F3"/>
    <w:rsid w:val="00FA31C7"/>
    <w:rsid w:val="00FB25B0"/>
    <w:rsid w:val="00FB467A"/>
    <w:rsid w:val="00FC2AE8"/>
    <w:rsid w:val="00FC3538"/>
    <w:rsid w:val="00FE14DE"/>
    <w:rsid w:val="00FE1CF3"/>
    <w:rsid w:val="00FE764D"/>
    <w:rsid w:val="00FF09D2"/>
    <w:rsid w:val="00FF59FA"/>
    <w:rsid w:val="00FF66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5B690"/>
  <w15:chartTrackingRefBased/>
  <w15:docId w15:val="{5B77276E-C661-416D-A2E6-159A58076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827"/>
  </w:style>
  <w:style w:type="paragraph" w:styleId="Heading1">
    <w:name w:val="heading 1"/>
    <w:basedOn w:val="Normal"/>
    <w:link w:val="Heading1Char"/>
    <w:uiPriority w:val="9"/>
    <w:qFormat/>
    <w:rsid w:val="007658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7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63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6374"/>
    <w:rPr>
      <w:color w:val="0000FF"/>
      <w:u w:val="single"/>
    </w:rPr>
  </w:style>
  <w:style w:type="character" w:customStyle="1" w:styleId="UnresolvedMention1">
    <w:name w:val="Unresolved Mention1"/>
    <w:basedOn w:val="DefaultParagraphFont"/>
    <w:uiPriority w:val="99"/>
    <w:semiHidden/>
    <w:unhideWhenUsed/>
    <w:rsid w:val="00096270"/>
    <w:rPr>
      <w:color w:val="605E5C"/>
      <w:shd w:val="clear" w:color="auto" w:fill="E1DFDD"/>
    </w:rPr>
  </w:style>
  <w:style w:type="paragraph" w:styleId="ListParagraph">
    <w:name w:val="List Paragraph"/>
    <w:basedOn w:val="Normal"/>
    <w:uiPriority w:val="34"/>
    <w:qFormat/>
    <w:rsid w:val="00685605"/>
    <w:pPr>
      <w:ind w:left="720"/>
      <w:contextualSpacing/>
    </w:pPr>
  </w:style>
  <w:style w:type="character" w:styleId="FollowedHyperlink">
    <w:name w:val="FollowedHyperlink"/>
    <w:basedOn w:val="DefaultParagraphFont"/>
    <w:uiPriority w:val="99"/>
    <w:semiHidden/>
    <w:unhideWhenUsed/>
    <w:rsid w:val="0082459F"/>
    <w:rPr>
      <w:color w:val="954F72" w:themeColor="followedHyperlink"/>
      <w:u w:val="single"/>
    </w:rPr>
  </w:style>
  <w:style w:type="character" w:styleId="PlaceholderText">
    <w:name w:val="Placeholder Text"/>
    <w:basedOn w:val="DefaultParagraphFont"/>
    <w:uiPriority w:val="99"/>
    <w:semiHidden/>
    <w:rsid w:val="00F06203"/>
    <w:rPr>
      <w:color w:val="808080"/>
    </w:rPr>
  </w:style>
  <w:style w:type="character" w:styleId="CommentReference">
    <w:name w:val="annotation reference"/>
    <w:basedOn w:val="DefaultParagraphFont"/>
    <w:uiPriority w:val="99"/>
    <w:semiHidden/>
    <w:unhideWhenUsed/>
    <w:rsid w:val="00646185"/>
    <w:rPr>
      <w:sz w:val="16"/>
      <w:szCs w:val="16"/>
    </w:rPr>
  </w:style>
  <w:style w:type="paragraph" w:styleId="CommentText">
    <w:name w:val="annotation text"/>
    <w:basedOn w:val="Normal"/>
    <w:link w:val="CommentTextChar"/>
    <w:uiPriority w:val="99"/>
    <w:semiHidden/>
    <w:unhideWhenUsed/>
    <w:rsid w:val="00646185"/>
    <w:pPr>
      <w:spacing w:line="240" w:lineRule="auto"/>
    </w:pPr>
    <w:rPr>
      <w:sz w:val="20"/>
      <w:szCs w:val="20"/>
    </w:rPr>
  </w:style>
  <w:style w:type="character" w:customStyle="1" w:styleId="CommentTextChar">
    <w:name w:val="Comment Text Char"/>
    <w:basedOn w:val="DefaultParagraphFont"/>
    <w:link w:val="CommentText"/>
    <w:uiPriority w:val="99"/>
    <w:semiHidden/>
    <w:rsid w:val="00646185"/>
    <w:rPr>
      <w:sz w:val="20"/>
      <w:szCs w:val="20"/>
    </w:rPr>
  </w:style>
  <w:style w:type="paragraph" w:styleId="CommentSubject">
    <w:name w:val="annotation subject"/>
    <w:basedOn w:val="CommentText"/>
    <w:next w:val="CommentText"/>
    <w:link w:val="CommentSubjectChar"/>
    <w:uiPriority w:val="99"/>
    <w:semiHidden/>
    <w:unhideWhenUsed/>
    <w:rsid w:val="00646185"/>
    <w:rPr>
      <w:b/>
      <w:bCs/>
    </w:rPr>
  </w:style>
  <w:style w:type="character" w:customStyle="1" w:styleId="CommentSubjectChar">
    <w:name w:val="Comment Subject Char"/>
    <w:basedOn w:val="CommentTextChar"/>
    <w:link w:val="CommentSubject"/>
    <w:uiPriority w:val="99"/>
    <w:semiHidden/>
    <w:rsid w:val="00646185"/>
    <w:rPr>
      <w:b/>
      <w:bCs/>
      <w:sz w:val="20"/>
      <w:szCs w:val="20"/>
    </w:rPr>
  </w:style>
  <w:style w:type="paragraph" w:styleId="BalloonText">
    <w:name w:val="Balloon Text"/>
    <w:basedOn w:val="Normal"/>
    <w:link w:val="BalloonTextChar"/>
    <w:uiPriority w:val="99"/>
    <w:semiHidden/>
    <w:unhideWhenUsed/>
    <w:rsid w:val="00646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185"/>
    <w:rPr>
      <w:rFonts w:ascii="Segoe UI" w:hAnsi="Segoe UI" w:cs="Segoe UI"/>
      <w:sz w:val="18"/>
      <w:szCs w:val="18"/>
    </w:rPr>
  </w:style>
  <w:style w:type="character" w:styleId="UnresolvedMention">
    <w:name w:val="Unresolved Mention"/>
    <w:basedOn w:val="DefaultParagraphFont"/>
    <w:uiPriority w:val="99"/>
    <w:semiHidden/>
    <w:unhideWhenUsed/>
    <w:rsid w:val="00A21BD8"/>
    <w:rPr>
      <w:color w:val="605E5C"/>
      <w:shd w:val="clear" w:color="auto" w:fill="E1DFDD"/>
    </w:rPr>
  </w:style>
  <w:style w:type="character" w:customStyle="1" w:styleId="Heading1Char">
    <w:name w:val="Heading 1 Char"/>
    <w:basedOn w:val="DefaultParagraphFont"/>
    <w:link w:val="Heading1"/>
    <w:uiPriority w:val="9"/>
    <w:rsid w:val="00765840"/>
    <w:rPr>
      <w:rFonts w:ascii="Times New Roman" w:eastAsia="Times New Roman" w:hAnsi="Times New Roman" w:cs="Times New Roman"/>
      <w:b/>
      <w:bCs/>
      <w:kern w:val="36"/>
      <w:sz w:val="48"/>
      <w:szCs w:val="48"/>
    </w:rPr>
  </w:style>
  <w:style w:type="paragraph" w:styleId="Revision">
    <w:name w:val="Revision"/>
    <w:hidden/>
    <w:uiPriority w:val="99"/>
    <w:semiHidden/>
    <w:rsid w:val="00A56E11"/>
    <w:pPr>
      <w:spacing w:after="0" w:line="240" w:lineRule="auto"/>
    </w:pPr>
  </w:style>
  <w:style w:type="table" w:styleId="TableGrid">
    <w:name w:val="Table Grid"/>
    <w:basedOn w:val="TableNormal"/>
    <w:uiPriority w:val="39"/>
    <w:rsid w:val="007A6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12484"/>
    <w:rPr>
      <w:b/>
      <w:bCs/>
    </w:rPr>
  </w:style>
  <w:style w:type="character" w:customStyle="1" w:styleId="Heading2Char">
    <w:name w:val="Heading 2 Char"/>
    <w:basedOn w:val="DefaultParagraphFont"/>
    <w:link w:val="Heading2"/>
    <w:uiPriority w:val="9"/>
    <w:semiHidden/>
    <w:rsid w:val="009776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2582">
      <w:bodyDiv w:val="1"/>
      <w:marLeft w:val="0"/>
      <w:marRight w:val="0"/>
      <w:marTop w:val="0"/>
      <w:marBottom w:val="0"/>
      <w:divBdr>
        <w:top w:val="none" w:sz="0" w:space="0" w:color="auto"/>
        <w:left w:val="none" w:sz="0" w:space="0" w:color="auto"/>
        <w:bottom w:val="none" w:sz="0" w:space="0" w:color="auto"/>
        <w:right w:val="none" w:sz="0" w:space="0" w:color="auto"/>
      </w:divBdr>
      <w:divsChild>
        <w:div w:id="397635862">
          <w:marLeft w:val="288"/>
          <w:marRight w:val="0"/>
          <w:marTop w:val="240"/>
          <w:marBottom w:val="0"/>
          <w:divBdr>
            <w:top w:val="none" w:sz="0" w:space="0" w:color="auto"/>
            <w:left w:val="none" w:sz="0" w:space="0" w:color="auto"/>
            <w:bottom w:val="none" w:sz="0" w:space="0" w:color="auto"/>
            <w:right w:val="none" w:sz="0" w:space="0" w:color="auto"/>
          </w:divBdr>
        </w:div>
      </w:divsChild>
    </w:div>
    <w:div w:id="764806779">
      <w:bodyDiv w:val="1"/>
      <w:marLeft w:val="0"/>
      <w:marRight w:val="0"/>
      <w:marTop w:val="0"/>
      <w:marBottom w:val="0"/>
      <w:divBdr>
        <w:top w:val="none" w:sz="0" w:space="0" w:color="auto"/>
        <w:left w:val="none" w:sz="0" w:space="0" w:color="auto"/>
        <w:bottom w:val="none" w:sz="0" w:space="0" w:color="auto"/>
        <w:right w:val="none" w:sz="0" w:space="0" w:color="auto"/>
      </w:divBdr>
    </w:div>
    <w:div w:id="821116591">
      <w:bodyDiv w:val="1"/>
      <w:marLeft w:val="0"/>
      <w:marRight w:val="0"/>
      <w:marTop w:val="0"/>
      <w:marBottom w:val="0"/>
      <w:divBdr>
        <w:top w:val="none" w:sz="0" w:space="0" w:color="auto"/>
        <w:left w:val="none" w:sz="0" w:space="0" w:color="auto"/>
        <w:bottom w:val="none" w:sz="0" w:space="0" w:color="auto"/>
        <w:right w:val="none" w:sz="0" w:space="0" w:color="auto"/>
      </w:divBdr>
    </w:div>
    <w:div w:id="963845679">
      <w:bodyDiv w:val="1"/>
      <w:marLeft w:val="0"/>
      <w:marRight w:val="0"/>
      <w:marTop w:val="0"/>
      <w:marBottom w:val="0"/>
      <w:divBdr>
        <w:top w:val="none" w:sz="0" w:space="0" w:color="auto"/>
        <w:left w:val="none" w:sz="0" w:space="0" w:color="auto"/>
        <w:bottom w:val="none" w:sz="0" w:space="0" w:color="auto"/>
        <w:right w:val="none" w:sz="0" w:space="0" w:color="auto"/>
      </w:divBdr>
    </w:div>
    <w:div w:id="1053845064">
      <w:bodyDiv w:val="1"/>
      <w:marLeft w:val="0"/>
      <w:marRight w:val="0"/>
      <w:marTop w:val="0"/>
      <w:marBottom w:val="0"/>
      <w:divBdr>
        <w:top w:val="none" w:sz="0" w:space="0" w:color="auto"/>
        <w:left w:val="none" w:sz="0" w:space="0" w:color="auto"/>
        <w:bottom w:val="none" w:sz="0" w:space="0" w:color="auto"/>
        <w:right w:val="none" w:sz="0" w:space="0" w:color="auto"/>
      </w:divBdr>
    </w:div>
    <w:div w:id="1513106736">
      <w:bodyDiv w:val="1"/>
      <w:marLeft w:val="0"/>
      <w:marRight w:val="0"/>
      <w:marTop w:val="0"/>
      <w:marBottom w:val="0"/>
      <w:divBdr>
        <w:top w:val="none" w:sz="0" w:space="0" w:color="auto"/>
        <w:left w:val="none" w:sz="0" w:space="0" w:color="auto"/>
        <w:bottom w:val="none" w:sz="0" w:space="0" w:color="auto"/>
        <w:right w:val="none" w:sz="0" w:space="0" w:color="auto"/>
      </w:divBdr>
    </w:div>
    <w:div w:id="170120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hyperlink" Target="https://www.usbr.gov/dcp/finaldocs.html" TargetMode="External"/><Relationship Id="rId39" Type="http://schemas.openxmlformats.org/officeDocument/2006/relationships/hyperlink" Target="https://www.usbr.gov/lc/region/programs/strategies/RecordofDecision.pdf" TargetMode="External"/><Relationship Id="rId21" Type="http://schemas.openxmlformats.org/officeDocument/2006/relationships/image" Target="media/image11.png"/><Relationship Id="rId34" Type="http://schemas.openxmlformats.org/officeDocument/2006/relationships/hyperlink" Target="http://www.inkstain.net/fleck/2021/06/invest-in-farm-water-conservation-to-curtail-buy-and-dry/" TargetMode="External"/><Relationship Id="rId42" Type="http://schemas.openxmlformats.org/officeDocument/2006/relationships/hyperlink" Target="https://pubs.usgs.gov/ds/471/pdf/" TargetMode="External"/><Relationship Id="rId47" Type="http://schemas.openxmlformats.org/officeDocument/2006/relationships/hyperlink" Target="https://qcnr.usu.edu/coloradoriver/files/WhitePaper6.pdf" TargetMode="External"/><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hyperlink" Target="mailto:david.rosenberg@usu.edu"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0022-1694(91)90187-M"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oi.org/10.1111/j.1752-1688.1997.tb03557.x" TargetMode="External"/><Relationship Id="rId37" Type="http://schemas.openxmlformats.org/officeDocument/2006/relationships/hyperlink" Target="https://qcnr.usu.edu/coloradoriver/blog/overestim_2.pdf" TargetMode="External"/><Relationship Id="rId40" Type="http://schemas.openxmlformats.org/officeDocument/2006/relationships/hyperlink" Target="https://www.usbr.gov/rsvrWater/HistoricalApp.html" TargetMode="External"/><Relationship Id="rId45" Type="http://schemas.openxmlformats.org/officeDocument/2006/relationships/hyperlink" Target="https://github.com/JianWangUSU/Future_of_the_Colorado_River_Project/tree/master/ExploratoryMode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hyperlink" Target="https://doi.org/10.1061/(ASCE)0733-9496(2003)" TargetMode="External"/><Relationship Id="rId30" Type="http://schemas.openxmlformats.org/officeDocument/2006/relationships/hyperlink" Target="https://www.ibwc.gov/Treaties_Minutes/Minutes.html" TargetMode="External"/><Relationship Id="rId35" Type="http://schemas.openxmlformats.org/officeDocument/2006/relationships/hyperlink" Target="https://doi.org/10.5281/zenodo.5501467" TargetMode="External"/><Relationship Id="rId43" Type="http://schemas.openxmlformats.org/officeDocument/2006/relationships/hyperlink" Target="https://qcnr.usu.edu/coloradoriver/files/CCRS_White_Paper_3.pdf"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hyperlink" Target="https://github.com/JianWangUSU/Future_of_the_Colorado_River_Project/tree/master/ExploratoryModel" TargetMode="External"/><Relationship Id="rId33" Type="http://schemas.openxmlformats.org/officeDocument/2006/relationships/hyperlink" Target="https://doi.org/10.5281/zenodo.5501467" TargetMode="External"/><Relationship Id="rId38" Type="http://schemas.openxmlformats.org/officeDocument/2006/relationships/hyperlink" Target="https://www.usbr.gov/lc/region/programs/strategies/FEIS/index.html" TargetMode="External"/><Relationship Id="rId46" Type="http://schemas.openxmlformats.org/officeDocument/2006/relationships/hyperlink" Target="https://qcnr.usu.edu/coloradoriver/files/WhitePaper2.pdf" TargetMode="External"/><Relationship Id="rId59"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hyperlink" Target="https://www.usbr.gov/tsc/techreferences/hydraulics_lab/pubs/HL/HL-2011-02.pdf" TargetMode="External"/><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jian.wang@usu.edu"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inkstain.net/fleck/2020/01/how-big-was-lake-meads-structural-deficit-in-2019/" TargetMode="External"/><Relationship Id="rId36" Type="http://schemas.openxmlformats.org/officeDocument/2006/relationships/hyperlink" Target="https://qcnr.usu.edu/coloradoriver/files/WhitePaper4.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3.png"/><Relationship Id="rId31" Type="http://schemas.openxmlformats.org/officeDocument/2006/relationships/hyperlink" Target="https://uapress.arizona.edu/book/science-be-dammed" TargetMode="External"/><Relationship Id="rId44" Type="http://schemas.openxmlformats.org/officeDocument/2006/relationships/hyperlink" Target="https://qcnr.usu.edu/coloradoriver/files/WhitePaper5.pdf" TargetMode="External"/><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DD146-4D61-4844-8313-5DEDF680E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24</Pages>
  <Words>8896</Words>
  <Characters>50711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JIAN</dc:creator>
  <cp:keywords/>
  <dc:description/>
  <cp:lastModifiedBy>david</cp:lastModifiedBy>
  <cp:revision>5</cp:revision>
  <dcterms:created xsi:type="dcterms:W3CDTF">2021-08-23T05:22:00Z</dcterms:created>
  <dcterms:modified xsi:type="dcterms:W3CDTF">2021-09-11T18:05:00Z</dcterms:modified>
</cp:coreProperties>
</file>